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10F56" w14:textId="7F756BAA" w:rsidR="000C4C59" w:rsidRPr="007E5523" w:rsidRDefault="00226E92" w:rsidP="00DF4679">
      <w:pPr>
        <w:tabs>
          <w:tab w:val="right" w:pos="6567"/>
        </w:tabs>
        <w:rPr>
          <w:caps/>
          <w:sz w:val="32"/>
          <w:szCs w:val="32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E5523">
        <w:rPr>
          <w:cap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Agenda</w:t>
      </w:r>
      <w:r w:rsidR="00DF4679" w:rsidRPr="007E5523">
        <w:rPr>
          <w:cap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</w:p>
    <w:p w14:paraId="425639BF" w14:textId="77777777" w:rsidR="00226E92" w:rsidRPr="007E5523" w:rsidRDefault="00226E92" w:rsidP="000C4C59"/>
    <w:p w14:paraId="7F264953" w14:textId="77777777" w:rsidR="00A45F3D" w:rsidRDefault="00A45F3D" w:rsidP="00A45F3D">
      <w:pPr>
        <w:rPr>
          <w:rFonts w:asciiTheme="minorHAnsi" w:hAnsiTheme="minorHAnsi" w:cstheme="minorHAnsi"/>
          <w:sz w:val="32"/>
          <w:szCs w:val="32"/>
          <w:lang w:eastAsia="zh-CN"/>
        </w:rPr>
      </w:pPr>
      <w:bookmarkStart w:id="0" w:name="OLE_LINK4"/>
      <w:r w:rsidRPr="00A66A9C">
        <w:rPr>
          <w:rFonts w:asciiTheme="minorHAnsi" w:hAnsiTheme="minorHAnsi" w:cstheme="minorHAnsi"/>
          <w:sz w:val="32"/>
          <w:szCs w:val="32"/>
          <w:lang w:eastAsia="zh-CN"/>
        </w:rPr>
        <w:t>P</w:t>
      </w:r>
      <w:r>
        <w:rPr>
          <w:rFonts w:asciiTheme="minorHAnsi" w:hAnsiTheme="minorHAnsi" w:cstheme="minorHAnsi"/>
          <w:sz w:val="32"/>
          <w:szCs w:val="32"/>
          <w:lang w:eastAsia="zh-CN"/>
        </w:rPr>
        <w:t xml:space="preserve">ortfolio </w:t>
      </w:r>
      <w:r w:rsidRPr="00A66A9C">
        <w:rPr>
          <w:rFonts w:asciiTheme="minorHAnsi" w:hAnsiTheme="minorHAnsi" w:cstheme="minorHAnsi"/>
          <w:sz w:val="32"/>
          <w:szCs w:val="32"/>
          <w:lang w:eastAsia="zh-CN"/>
        </w:rPr>
        <w:t>E</w:t>
      </w:r>
      <w:r>
        <w:rPr>
          <w:rFonts w:asciiTheme="minorHAnsi" w:hAnsiTheme="minorHAnsi" w:cstheme="minorHAnsi"/>
          <w:sz w:val="32"/>
          <w:szCs w:val="32"/>
          <w:lang w:eastAsia="zh-CN"/>
        </w:rPr>
        <w:t xml:space="preserve">xecutive </w:t>
      </w:r>
      <w:r w:rsidRPr="00A66A9C">
        <w:rPr>
          <w:rFonts w:asciiTheme="minorHAnsi" w:hAnsiTheme="minorHAnsi" w:cstheme="minorHAnsi"/>
          <w:sz w:val="32"/>
          <w:szCs w:val="32"/>
          <w:lang w:eastAsia="zh-CN"/>
        </w:rPr>
        <w:t>C</w:t>
      </w:r>
      <w:r>
        <w:rPr>
          <w:rFonts w:asciiTheme="minorHAnsi" w:hAnsiTheme="minorHAnsi" w:cstheme="minorHAnsi"/>
          <w:sz w:val="32"/>
          <w:szCs w:val="32"/>
          <w:lang w:eastAsia="zh-CN"/>
        </w:rPr>
        <w:t>ommittee</w:t>
      </w:r>
      <w:bookmarkEnd w:id="0"/>
      <w:r>
        <w:rPr>
          <w:rFonts w:asciiTheme="minorHAnsi" w:hAnsiTheme="minorHAnsi" w:cstheme="minorHAnsi"/>
          <w:sz w:val="32"/>
          <w:szCs w:val="32"/>
          <w:lang w:eastAsia="zh-CN"/>
        </w:rPr>
        <w:t xml:space="preserve"> (PEC)</w:t>
      </w:r>
      <w:r w:rsidRPr="00A66A9C">
        <w:rPr>
          <w:rFonts w:asciiTheme="minorHAnsi" w:hAnsiTheme="minorHAnsi" w:cstheme="minorHAnsi"/>
          <w:sz w:val="32"/>
          <w:szCs w:val="32"/>
          <w:lang w:eastAsia="zh-CN"/>
        </w:rPr>
        <w:t xml:space="preserve"> </w:t>
      </w:r>
    </w:p>
    <w:p w14:paraId="7AD7EC6F" w14:textId="77777777" w:rsidR="00A45F3D" w:rsidRPr="00631592" w:rsidRDefault="00A45F3D" w:rsidP="00A45F3D">
      <w:pPr>
        <w:rPr>
          <w:rFonts w:asciiTheme="minorHAnsi" w:hAnsiTheme="minorHAnsi" w:cstheme="minorHAnsi"/>
          <w:sz w:val="32"/>
          <w:szCs w:val="32"/>
          <w:lang w:eastAsia="zh-CN"/>
        </w:rPr>
      </w:pPr>
      <w:r w:rsidRPr="00A66A9C">
        <w:rPr>
          <w:rFonts w:asciiTheme="minorHAnsi" w:hAnsiTheme="minorHAnsi" w:cstheme="minorHAnsi"/>
          <w:sz w:val="32"/>
          <w:szCs w:val="32"/>
          <w:lang w:eastAsia="zh-CN"/>
        </w:rPr>
        <w:t>Review Meeting</w:t>
      </w:r>
    </w:p>
    <w:p w14:paraId="061B56CB" w14:textId="77777777" w:rsidR="007D7735" w:rsidRPr="00631592" w:rsidRDefault="007D7735" w:rsidP="007D7735">
      <w:pPr>
        <w:rPr>
          <w:rFonts w:asciiTheme="minorHAnsi" w:hAnsiTheme="minorHAnsi" w:cstheme="minorHAnsi"/>
          <w:lang w:eastAsia="zh-CN"/>
        </w:rPr>
      </w:pPr>
      <w:r w:rsidRPr="00631592">
        <w:rPr>
          <w:rFonts w:asciiTheme="minorHAnsi" w:hAnsiTheme="minorHAnsi" w:cstheme="minorHAnsi"/>
        </w:rPr>
        <w:t>_____________________________________________</w:t>
      </w:r>
    </w:p>
    <w:p w14:paraId="61DD67B6" w14:textId="33A17FC2" w:rsidR="007D7735" w:rsidRPr="00D64317" w:rsidRDefault="00E80E82" w:rsidP="1AD20336">
      <w:pPr>
        <w:rPr>
          <w:rFonts w:asciiTheme="minorHAnsi" w:hAnsiTheme="minorHAnsi" w:cstheme="minorBidi"/>
          <w:b/>
          <w:color w:val="000000" w:themeColor="text1"/>
          <w:sz w:val="26"/>
          <w:szCs w:val="26"/>
          <w:lang w:eastAsia="zh-CN"/>
        </w:rPr>
      </w:pPr>
      <w:r>
        <w:rPr>
          <w:rFonts w:asciiTheme="minorHAnsi" w:hAnsiTheme="minorHAnsi" w:cstheme="minorBidi" w:hint="eastAsia"/>
          <w:b/>
          <w:color w:val="000000" w:themeColor="text1"/>
          <w:sz w:val="26"/>
          <w:szCs w:val="26"/>
          <w:lang w:eastAsia="zh-CN"/>
        </w:rPr>
        <w:t>Thursday</w:t>
      </w:r>
      <w:r w:rsidR="00E231C4" w:rsidRPr="00D64317">
        <w:rPr>
          <w:rFonts w:asciiTheme="minorHAnsi" w:hAnsiTheme="minorHAnsi" w:cstheme="minorBidi"/>
          <w:b/>
          <w:color w:val="000000" w:themeColor="text1"/>
          <w:sz w:val="26"/>
          <w:szCs w:val="26"/>
        </w:rPr>
        <w:t xml:space="preserve">, </w:t>
      </w:r>
      <w:r>
        <w:rPr>
          <w:rFonts w:asciiTheme="minorHAnsi" w:hAnsiTheme="minorHAnsi" w:cstheme="minorBidi" w:hint="eastAsia"/>
          <w:b/>
          <w:color w:val="000000" w:themeColor="text1"/>
          <w:sz w:val="26"/>
          <w:szCs w:val="26"/>
          <w:lang w:eastAsia="zh-CN"/>
        </w:rPr>
        <w:t>23Apr</w:t>
      </w:r>
      <w:r w:rsidR="00D64317" w:rsidRPr="00D64317">
        <w:rPr>
          <w:rFonts w:asciiTheme="minorHAnsi" w:hAnsiTheme="minorHAnsi" w:cstheme="minorBidi" w:hint="eastAsia"/>
          <w:b/>
          <w:color w:val="000000" w:themeColor="text1"/>
          <w:sz w:val="26"/>
          <w:szCs w:val="26"/>
          <w:lang w:eastAsia="zh-CN"/>
        </w:rPr>
        <w:t>202</w:t>
      </w:r>
      <w:r w:rsidR="008E663A">
        <w:rPr>
          <w:rFonts w:asciiTheme="minorHAnsi" w:hAnsiTheme="minorHAnsi" w:cstheme="minorBidi" w:hint="eastAsia"/>
          <w:b/>
          <w:color w:val="000000" w:themeColor="text1"/>
          <w:sz w:val="26"/>
          <w:szCs w:val="26"/>
          <w:lang w:eastAsia="zh-CN"/>
        </w:rPr>
        <w:t>6</w:t>
      </w:r>
    </w:p>
    <w:p w14:paraId="05E09347" w14:textId="2A00845D" w:rsidR="007D7735" w:rsidRPr="00D64317" w:rsidRDefault="00E923DE" w:rsidP="2D56CB51">
      <w:pPr>
        <w:rPr>
          <w:rFonts w:asciiTheme="minorHAnsi" w:hAnsiTheme="minorHAnsi" w:cstheme="minorBidi"/>
          <w:color w:val="000000" w:themeColor="text1"/>
          <w:sz w:val="26"/>
          <w:szCs w:val="26"/>
          <w:lang w:eastAsia="zh-CN"/>
        </w:rPr>
      </w:pPr>
      <w:r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0</w:t>
      </w:r>
      <w:r w:rsidR="00E80E82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2</w:t>
      </w:r>
      <w:r w:rsidR="007D7735" w:rsidRPr="00D64317">
        <w:rPr>
          <w:rFonts w:asciiTheme="minorHAnsi" w:hAnsiTheme="minorHAnsi" w:cstheme="minorBidi"/>
          <w:color w:val="000000" w:themeColor="text1"/>
          <w:sz w:val="26"/>
          <w:szCs w:val="26"/>
          <w:lang w:eastAsia="zh-CN"/>
        </w:rPr>
        <w:t>:</w:t>
      </w:r>
      <w:r w:rsidR="00E80E82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0</w:t>
      </w:r>
      <w:r w:rsidR="0014056F" w:rsidRPr="00D64317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0-</w:t>
      </w:r>
      <w:r w:rsidR="00E80E82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5</w:t>
      </w:r>
      <w:r w:rsidR="00EF4F9A" w:rsidRPr="00D64317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:</w:t>
      </w:r>
      <w:r w:rsidR="00AD7A2C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3</w:t>
      </w:r>
      <w:r w:rsidR="00DD7F15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0</w:t>
      </w:r>
    </w:p>
    <w:p w14:paraId="137EBC53" w14:textId="2C7D716E" w:rsidR="007D7735" w:rsidRPr="00112E03" w:rsidRDefault="007D7735" w:rsidP="007D7735">
      <w:pPr>
        <w:rPr>
          <w:rFonts w:asciiTheme="minorHAnsi" w:hAnsiTheme="minorHAnsi" w:cstheme="minorBidi"/>
          <w:color w:val="000000" w:themeColor="text1"/>
          <w:sz w:val="26"/>
          <w:szCs w:val="26"/>
          <w:lang w:eastAsia="zh-CN"/>
        </w:rPr>
      </w:pPr>
      <w:r w:rsidRPr="492D5075">
        <w:rPr>
          <w:rFonts w:asciiTheme="minorHAnsi" w:hAnsiTheme="minorHAnsi" w:cstheme="minorBidi"/>
          <w:sz w:val="26"/>
          <w:szCs w:val="26"/>
          <w:lang w:eastAsia="zh-CN"/>
        </w:rPr>
        <w:t xml:space="preserve">Meeting room: </w:t>
      </w:r>
      <w:r w:rsidR="00E26D6E" w:rsidRPr="492D5075">
        <w:rPr>
          <w:rFonts w:asciiTheme="minorHAnsi" w:hAnsiTheme="minorHAnsi" w:cstheme="minorBidi"/>
          <w:sz w:val="26"/>
          <w:szCs w:val="26"/>
          <w:lang w:eastAsia="zh-CN"/>
        </w:rPr>
        <w:t>Microsoft Teams Meeting</w:t>
      </w:r>
      <w:r w:rsidR="00644CF1" w:rsidRPr="492D5075">
        <w:rPr>
          <w:rFonts w:asciiTheme="minorHAnsi" w:hAnsiTheme="minorHAnsi" w:cstheme="minorBidi"/>
          <w:sz w:val="26"/>
          <w:szCs w:val="26"/>
          <w:lang w:eastAsia="zh-CN"/>
        </w:rPr>
        <w:t>/</w:t>
      </w:r>
      <w:r w:rsidR="00A031DB" w:rsidRPr="492D5075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28FC6</w:t>
      </w:r>
    </w:p>
    <w:p w14:paraId="0A31871D" w14:textId="67C93B84" w:rsidR="000553B7" w:rsidRPr="00112E03" w:rsidRDefault="000553B7" w:rsidP="00485C44">
      <w:pPr>
        <w:rPr>
          <w:rStyle w:val="Hyperlink"/>
          <w:rFonts w:asciiTheme="minorHAnsi" w:hAnsiTheme="minorHAnsi" w:cstheme="minorHAnsi"/>
          <w:bCs/>
          <w:sz w:val="22"/>
          <w:szCs w:val="26"/>
          <w:lang w:eastAsia="zh-CN"/>
        </w:rPr>
      </w:pPr>
    </w:p>
    <w:p w14:paraId="718635D7" w14:textId="77777777" w:rsidR="00F12059" w:rsidRPr="00112E03" w:rsidRDefault="00F12059" w:rsidP="00F12059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  <w:r w:rsidRPr="00112E03">
        <w:rPr>
          <w:rFonts w:asciiTheme="minorHAnsi" w:hAnsiTheme="minorHAnsi" w:cstheme="minorHAnsi"/>
          <w:b/>
          <w:bCs/>
          <w:sz w:val="26"/>
          <w:szCs w:val="26"/>
          <w:lang w:eastAsia="zh-CN"/>
        </w:rPr>
        <w:t>Agenda by 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8909"/>
      </w:tblGrid>
      <w:tr w:rsidR="00514A89" w:rsidRPr="00112E03" w14:paraId="3C116542" w14:textId="77777777" w:rsidTr="0048789F">
        <w:trPr>
          <w:trHeight w:val="20"/>
        </w:trPr>
        <w:tc>
          <w:tcPr>
            <w:tcW w:w="5382" w:type="dxa"/>
          </w:tcPr>
          <w:p w14:paraId="44CC5EEF" w14:textId="77777777" w:rsidR="00F12059" w:rsidRPr="00112E03" w:rsidRDefault="00F12059" w:rsidP="0048789F">
            <w:pPr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</w:pPr>
            <w:r w:rsidRPr="00112E03"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  <w:t>TA</w:t>
            </w:r>
          </w:p>
        </w:tc>
        <w:tc>
          <w:tcPr>
            <w:tcW w:w="8909" w:type="dxa"/>
          </w:tcPr>
          <w:p w14:paraId="6F62CAF7" w14:textId="77777777" w:rsidR="00F12059" w:rsidRPr="00112E03" w:rsidRDefault="00F12059" w:rsidP="0048789F">
            <w:pPr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</w:pPr>
            <w:r w:rsidRPr="00112E03"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  <w:t>Meeting time</w:t>
            </w:r>
          </w:p>
        </w:tc>
      </w:tr>
      <w:tr w:rsidR="00514A89" w:rsidRPr="00014DB8" w14:paraId="1101F33B" w14:textId="77777777" w:rsidTr="0048789F">
        <w:trPr>
          <w:trHeight w:val="20"/>
        </w:trPr>
        <w:tc>
          <w:tcPr>
            <w:tcW w:w="5382" w:type="dxa"/>
          </w:tcPr>
          <w:p w14:paraId="026674D0" w14:textId="77777777" w:rsidR="00F12059" w:rsidRPr="00D6745F" w:rsidRDefault="00F12059" w:rsidP="0048789F">
            <w:pPr>
              <w:rPr>
                <w:rFonts w:asciiTheme="minorHAnsi" w:hAnsiTheme="minorHAnsi" w:cstheme="minorHAnsi"/>
                <w:b/>
                <w:sz w:val="26"/>
                <w:szCs w:val="26"/>
                <w:lang w:eastAsia="zh-CN"/>
              </w:rPr>
            </w:pPr>
            <w:r w:rsidRPr="00D6745F">
              <w:rPr>
                <w:rFonts w:asciiTheme="minorHAnsi" w:hAnsiTheme="minorHAnsi" w:cstheme="minorBidi" w:hint="eastAsia"/>
                <w:b/>
                <w:sz w:val="26"/>
                <w:szCs w:val="26"/>
                <w:lang w:eastAsia="zh-CN"/>
              </w:rPr>
              <w:t>Common session</w:t>
            </w:r>
          </w:p>
        </w:tc>
        <w:tc>
          <w:tcPr>
            <w:tcW w:w="8909" w:type="dxa"/>
          </w:tcPr>
          <w:p w14:paraId="2F9C0F41" w14:textId="05ED8316" w:rsidR="00F12059" w:rsidRPr="00014DB8" w:rsidRDefault="00A57366" w:rsidP="0048789F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15 m</w:t>
            </w:r>
            <w:r w:rsidR="00AD0B5E"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in</w:t>
            </w:r>
          </w:p>
        </w:tc>
      </w:tr>
      <w:tr w:rsidR="00F73179" w:rsidRPr="00014DB8" w14:paraId="49086D02" w14:textId="77777777" w:rsidTr="0048789F">
        <w:trPr>
          <w:trHeight w:val="20"/>
        </w:trPr>
        <w:tc>
          <w:tcPr>
            <w:tcW w:w="5382" w:type="dxa"/>
          </w:tcPr>
          <w:p w14:paraId="46FBC7D8" w14:textId="1B1A0C72" w:rsidR="00F73179" w:rsidRDefault="00F73179" w:rsidP="00F73179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INFL</w:t>
            </w:r>
          </w:p>
        </w:tc>
        <w:tc>
          <w:tcPr>
            <w:tcW w:w="8909" w:type="dxa"/>
          </w:tcPr>
          <w:p w14:paraId="442E8DF3" w14:textId="515C2F01" w:rsidR="00F73179" w:rsidRDefault="00F73179" w:rsidP="00F73179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60 min</w:t>
            </w:r>
          </w:p>
        </w:tc>
      </w:tr>
      <w:tr w:rsidR="00B46AE2" w:rsidRPr="00014DB8" w14:paraId="50C4E85E" w14:textId="77777777" w:rsidTr="0048789F">
        <w:trPr>
          <w:trHeight w:val="20"/>
        </w:trPr>
        <w:tc>
          <w:tcPr>
            <w:tcW w:w="5382" w:type="dxa"/>
          </w:tcPr>
          <w:p w14:paraId="3DA2569F" w14:textId="00DBDFF6" w:rsidR="00B46AE2" w:rsidRDefault="00B46AE2" w:rsidP="00B46AE2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sz w:val="26"/>
                <w:szCs w:val="26"/>
                <w:lang w:eastAsia="zh-CN"/>
              </w:rPr>
              <w:t>ONCO</w:t>
            </w:r>
          </w:p>
        </w:tc>
        <w:tc>
          <w:tcPr>
            <w:tcW w:w="8909" w:type="dxa"/>
          </w:tcPr>
          <w:p w14:paraId="17E1E96E" w14:textId="0E2B9173" w:rsidR="00B46AE2" w:rsidRDefault="00B46AE2" w:rsidP="00B46AE2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20 min</w:t>
            </w:r>
          </w:p>
        </w:tc>
      </w:tr>
      <w:tr w:rsidR="00B46AE2" w:rsidRPr="00014DB8" w14:paraId="260A6791" w14:textId="77777777" w:rsidTr="0048789F">
        <w:trPr>
          <w:trHeight w:val="20"/>
        </w:trPr>
        <w:tc>
          <w:tcPr>
            <w:tcW w:w="5382" w:type="dxa"/>
          </w:tcPr>
          <w:p w14:paraId="48B498B2" w14:textId="71C76F78" w:rsidR="00B46AE2" w:rsidRDefault="00B46AE2" w:rsidP="00B46AE2">
            <w:pPr>
              <w:rPr>
                <w:rFonts w:asciiTheme="minorHAnsi" w:hAnsiTheme="minorHAnsi" w:cstheme="minorBidi"/>
                <w:b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CRM</w:t>
            </w:r>
          </w:p>
        </w:tc>
        <w:tc>
          <w:tcPr>
            <w:tcW w:w="8909" w:type="dxa"/>
          </w:tcPr>
          <w:p w14:paraId="5352AED8" w14:textId="7D1A2BC9" w:rsidR="00B46AE2" w:rsidRDefault="00B46AE2" w:rsidP="00B46AE2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70 min</w:t>
            </w:r>
          </w:p>
        </w:tc>
      </w:tr>
      <w:tr w:rsidR="00B46AE2" w:rsidRPr="00014DB8" w14:paraId="46B8B177" w14:textId="77777777" w:rsidTr="00AD0B5E">
        <w:trPr>
          <w:trHeight w:val="20"/>
        </w:trPr>
        <w:tc>
          <w:tcPr>
            <w:tcW w:w="5382" w:type="dxa"/>
          </w:tcPr>
          <w:p w14:paraId="6AE6564F" w14:textId="34014306" w:rsidR="00B46AE2" w:rsidRDefault="00B46AE2" w:rsidP="00B46AE2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MHEH</w:t>
            </w:r>
          </w:p>
        </w:tc>
        <w:tc>
          <w:tcPr>
            <w:tcW w:w="8909" w:type="dxa"/>
          </w:tcPr>
          <w:p w14:paraId="218A0398" w14:textId="2B73B2CE" w:rsidR="00B46AE2" w:rsidRDefault="00B46AE2" w:rsidP="00B46AE2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10 min</w:t>
            </w:r>
          </w:p>
        </w:tc>
      </w:tr>
    </w:tbl>
    <w:p w14:paraId="02790C08" w14:textId="1362ADE1" w:rsidR="003E1161" w:rsidRDefault="003E1161" w:rsidP="000553B7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</w:p>
    <w:p w14:paraId="227F8232" w14:textId="4E71F828" w:rsidR="007A6D39" w:rsidRPr="00DB2DB7" w:rsidRDefault="00A1032D" w:rsidP="000553B7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  <w:r>
        <w:rPr>
          <w:rFonts w:asciiTheme="minorHAnsi" w:hAnsiTheme="minorHAnsi" w:cstheme="minorHAnsi"/>
          <w:b/>
          <w:bCs/>
          <w:sz w:val="26"/>
          <w:szCs w:val="26"/>
          <w:lang w:eastAsia="zh-CN"/>
        </w:rPr>
        <w:br w:type="page"/>
      </w:r>
    </w:p>
    <w:tbl>
      <w:tblPr>
        <w:tblW w:w="4575" w:type="pct"/>
        <w:tblBorders>
          <w:top w:val="double" w:sz="4" w:space="0" w:color="000000" w:themeColor="text1"/>
          <w:bottom w:val="double" w:sz="4" w:space="0" w:color="auto"/>
          <w:insideH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6"/>
        <w:gridCol w:w="2835"/>
        <w:gridCol w:w="1702"/>
        <w:gridCol w:w="1416"/>
        <w:gridCol w:w="852"/>
        <w:gridCol w:w="3753"/>
        <w:gridCol w:w="1581"/>
        <w:gridCol w:w="1182"/>
      </w:tblGrid>
      <w:tr w:rsidR="00DA0197" w:rsidRPr="00D97EE1" w14:paraId="5F45CA64" w14:textId="77777777" w:rsidTr="0060567B">
        <w:trPr>
          <w:trHeight w:val="821"/>
        </w:trPr>
        <w:tc>
          <w:tcPr>
            <w:tcW w:w="155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416ECD2A" w14:textId="77777777" w:rsidR="00DA0197" w:rsidRPr="000F5403" w:rsidRDefault="00DA0197" w:rsidP="000D3FFE">
            <w:pPr>
              <w:pStyle w:val="ListParagraph"/>
              <w:ind w:left="413"/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6A732463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Topic</w:t>
            </w:r>
          </w:p>
        </w:tc>
        <w:tc>
          <w:tcPr>
            <w:tcW w:w="619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5E47DFFA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</w:rPr>
              <w:t>Speaker</w:t>
            </w:r>
          </w:p>
        </w:tc>
        <w:tc>
          <w:tcPr>
            <w:tcW w:w="515" w:type="pct"/>
            <w:tcBorders>
              <w:top w:val="thinThickLargeGap" w:sz="2" w:space="0" w:color="auto"/>
              <w:bottom w:val="single" w:sz="4" w:space="0" w:color="auto"/>
              <w:right w:val="nil"/>
            </w:tcBorders>
            <w:shd w:val="clear" w:color="auto" w:fill="C4BC96" w:themeFill="background2" w:themeFillShade="BF"/>
            <w:vAlign w:val="center"/>
          </w:tcPr>
          <w:p w14:paraId="6BD9E681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Time</w:t>
            </w:r>
          </w:p>
        </w:tc>
        <w:tc>
          <w:tcPr>
            <w:tcW w:w="310" w:type="pct"/>
            <w:tcBorders>
              <w:top w:val="thinThickLargeGap" w:sz="2" w:space="0" w:color="auto"/>
              <w:left w:val="nil"/>
              <w:bottom w:val="single" w:sz="4" w:space="0" w:color="auto"/>
              <w:right w:val="nil"/>
            </w:tcBorders>
            <w:shd w:val="clear" w:color="auto" w:fill="C4BC96" w:themeFill="background2" w:themeFillShade="BF"/>
            <w:vAlign w:val="center"/>
          </w:tcPr>
          <w:p w14:paraId="216CCADE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</w:rPr>
              <w:t>Duration</w:t>
            </w:r>
          </w:p>
        </w:tc>
        <w:tc>
          <w:tcPr>
            <w:tcW w:w="1365" w:type="pct"/>
            <w:tcBorders>
              <w:top w:val="thinThickLargeGap" w:sz="2" w:space="0" w:color="auto"/>
              <w:left w:val="nil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65AF5E9E" w14:textId="71845BC8" w:rsidR="00DA0197" w:rsidRPr="000F5403" w:rsidRDefault="00E10949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/>
                <w:snapToGrid w:val="0"/>
                <w:sz w:val="20"/>
                <w:lang w:eastAsia="zh-CN"/>
              </w:rPr>
              <w:t>Deci</w:t>
            </w:r>
            <w:r w:rsidR="0086399D">
              <w:rPr>
                <w:rFonts w:asciiTheme="minorHAnsi" w:hAnsiTheme="minorHAnsi" w:cstheme="minorHAnsi" w:hint="eastAsia"/>
                <w:b/>
                <w:snapToGrid w:val="0"/>
                <w:sz w:val="20"/>
                <w:lang w:eastAsia="zh-CN"/>
              </w:rPr>
              <w:t>si</w:t>
            </w:r>
            <w:r>
              <w:rPr>
                <w:rFonts w:asciiTheme="minorHAnsi" w:hAnsiTheme="minorHAnsi" w:cstheme="minorHAnsi" w:hint="eastAsia"/>
                <w:b/>
                <w:snapToGrid w:val="0"/>
                <w:sz w:val="20"/>
                <w:lang w:eastAsia="zh-CN"/>
              </w:rPr>
              <w:t>ons/</w:t>
            </w:r>
            <w:r w:rsidR="00DA0197"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Follow up actions/</w:t>
            </w:r>
            <w:r w:rsidR="0086399D">
              <w:rPr>
                <w:rFonts w:asciiTheme="minorHAnsi" w:hAnsiTheme="minorHAnsi" w:cstheme="minorHAnsi" w:hint="eastAsia"/>
                <w:b/>
                <w:snapToGrid w:val="0"/>
                <w:sz w:val="20"/>
                <w:lang w:eastAsia="zh-CN"/>
              </w:rPr>
              <w:t>Advice</w:t>
            </w:r>
          </w:p>
        </w:tc>
        <w:tc>
          <w:tcPr>
            <w:tcW w:w="575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13CDC78A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Responsible person</w:t>
            </w:r>
          </w:p>
        </w:tc>
        <w:tc>
          <w:tcPr>
            <w:tcW w:w="430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586CC170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Timeline</w:t>
            </w:r>
          </w:p>
        </w:tc>
      </w:tr>
      <w:tr w:rsidR="00DA0197" w:rsidRPr="00D97EE1" w14:paraId="2877B612" w14:textId="77777777" w:rsidTr="0060567B">
        <w:trPr>
          <w:trHeight w:val="651"/>
        </w:trPr>
        <w:tc>
          <w:tcPr>
            <w:tcW w:w="1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723CF7" w14:textId="77777777" w:rsidR="00DA0197" w:rsidRPr="000F5403" w:rsidRDefault="00DA0197" w:rsidP="001475D7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9DEA3" w14:textId="59A08F14" w:rsidR="00DA0197" w:rsidRPr="00D634C6" w:rsidRDefault="00DA0197" w:rsidP="000D3FFE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D634C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Opening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CEF96C" w14:textId="06F49E1A" w:rsidR="00DA0197" w:rsidRPr="00D634C6" w:rsidRDefault="00F54C2A" w:rsidP="000D3FFE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Wei Zhang</w:t>
            </w:r>
          </w:p>
        </w:tc>
        <w:tc>
          <w:tcPr>
            <w:tcW w:w="515" w:type="pc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2442D3" w14:textId="1BFEA739" w:rsidR="00DA0197" w:rsidRPr="00D634C6" w:rsidRDefault="00E366F8" w:rsidP="000D3FFE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0</w:t>
            </w:r>
            <w:r w:rsidR="00002745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:</w:t>
            </w:r>
            <w:r w:rsidR="00002745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0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0-0</w:t>
            </w:r>
            <w:r w:rsidR="00002745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2:05</w:t>
            </w: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247E55" w14:textId="5F8B770F" w:rsidR="00DA0197" w:rsidRPr="00D634C6" w:rsidRDefault="00B3231A" w:rsidP="000D3FFE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</w:t>
            </w:r>
            <w:r w:rsidR="00270A2E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0F4916" w14:textId="3AC828AB" w:rsidR="00566482" w:rsidRPr="009F6931" w:rsidRDefault="00566482" w:rsidP="009F6931">
            <w:p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73B266" w14:textId="7A7F72C9" w:rsidR="00695641" w:rsidRPr="000F5403" w:rsidRDefault="00695641" w:rsidP="00180FC0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669353" w14:textId="77777777" w:rsidR="00DA0197" w:rsidRDefault="00DA0197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  <w:p w14:paraId="3EB406B6" w14:textId="77777777" w:rsidR="00695641" w:rsidRDefault="00695641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  <w:p w14:paraId="008FD1FE" w14:textId="55BD3145" w:rsidR="00695641" w:rsidRPr="000F5403" w:rsidRDefault="00695641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F57434" w:rsidRPr="00D97EE1" w14:paraId="7995B92F" w14:textId="77777777" w:rsidTr="0060567B">
        <w:trPr>
          <w:trHeight w:val="651"/>
        </w:trPr>
        <w:tc>
          <w:tcPr>
            <w:tcW w:w="155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1047D9BC" w14:textId="77777777" w:rsidR="00F57434" w:rsidRPr="000F5403" w:rsidRDefault="00F57434" w:rsidP="001475D7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2F78B72C" w14:textId="1B51EC1F" w:rsidR="00F57434" w:rsidRPr="00D634C6" w:rsidRDefault="002A426B" w:rsidP="000D3FFE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Follow-up actions</w:t>
            </w:r>
            <w:r w:rsidR="00DA5CB1"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 xml:space="preserve"> (cross-TA topics)</w:t>
            </w:r>
          </w:p>
        </w:tc>
        <w:tc>
          <w:tcPr>
            <w:tcW w:w="619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4517DD77" w14:textId="232A61FE" w:rsidR="00F57434" w:rsidRDefault="002A426B" w:rsidP="000D3FFE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Action owners</w:t>
            </w:r>
          </w:p>
        </w:tc>
        <w:tc>
          <w:tcPr>
            <w:tcW w:w="515" w:type="pct"/>
            <w:tcBorders>
              <w:top w:val="single" w:sz="4" w:space="0" w:color="auto"/>
              <w:bottom w:val="double" w:sz="4" w:space="0" w:color="auto"/>
              <w:right w:val="nil"/>
            </w:tcBorders>
            <w:vAlign w:val="center"/>
          </w:tcPr>
          <w:p w14:paraId="3F97E6D6" w14:textId="5F68C486" w:rsidR="00F57434" w:rsidRDefault="00B620C8" w:rsidP="000D3FFE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0</w:t>
            </w:r>
            <w:r w:rsidR="002A426B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2:05-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0</w:t>
            </w:r>
            <w:r w:rsidR="002A426B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:15</w:t>
            </w: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417F79F5" w14:textId="7C889847" w:rsidR="00F57434" w:rsidRDefault="00B620C8" w:rsidP="000D3FFE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10 min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double" w:sz="4" w:space="0" w:color="auto"/>
            </w:tcBorders>
            <w:vAlign w:val="center"/>
          </w:tcPr>
          <w:p w14:paraId="52767A27" w14:textId="77777777" w:rsidR="00F57434" w:rsidRPr="00D634C6" w:rsidRDefault="00F57434" w:rsidP="000D3FFE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26391551" w14:textId="77777777" w:rsidR="00F57434" w:rsidRPr="000F5403" w:rsidRDefault="00F57434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76F39485" w14:textId="77777777" w:rsidR="00F57434" w:rsidRPr="000F5403" w:rsidRDefault="00F57434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8A569A" w:rsidRPr="00D97EE1" w14:paraId="26F06184" w14:textId="77777777" w:rsidTr="0060567B">
        <w:trPr>
          <w:trHeight w:val="651"/>
        </w:trPr>
        <w:tc>
          <w:tcPr>
            <w:tcW w:w="155" w:type="pct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031F592" w14:textId="77777777" w:rsidR="008A569A" w:rsidRPr="00270E02" w:rsidRDefault="008A569A" w:rsidP="008A569A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7A69CC8" w14:textId="574CC276" w:rsidR="008A569A" w:rsidRPr="58B0C945" w:rsidRDefault="008A569A" w:rsidP="008A569A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81195D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</w:t>
            </w:r>
            <w:r w:rsidRPr="0081195D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INFL</w:t>
            </w:r>
            <w:r w:rsidRPr="0081195D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 </w:t>
            </w:r>
          </w:p>
        </w:tc>
        <w:tc>
          <w:tcPr>
            <w:tcW w:w="619" w:type="pct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DD98E14" w14:textId="77777777" w:rsidR="008A569A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15" w:type="pct"/>
            <w:tcBorders>
              <w:top w:val="double" w:sz="4" w:space="0" w:color="auto"/>
              <w:bottom w:val="single" w:sz="4" w:space="0" w:color="000000" w:themeColor="text1"/>
              <w:right w:val="nil"/>
            </w:tcBorders>
            <w:shd w:val="clear" w:color="auto" w:fill="F2F2F2" w:themeFill="background1" w:themeFillShade="F2"/>
            <w:vAlign w:val="center"/>
          </w:tcPr>
          <w:p w14:paraId="1E2C84E9" w14:textId="77777777" w:rsidR="008A569A" w:rsidRDefault="008A569A" w:rsidP="008A569A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10" w:type="pct"/>
            <w:tcBorders>
              <w:top w:val="double" w:sz="4" w:space="0" w:color="auto"/>
              <w:left w:val="nil"/>
              <w:bottom w:val="single" w:sz="4" w:space="0" w:color="000000" w:themeColor="text1"/>
              <w:right w:val="nil"/>
            </w:tcBorders>
            <w:shd w:val="clear" w:color="auto" w:fill="F2F2F2" w:themeFill="background1" w:themeFillShade="F2"/>
            <w:vAlign w:val="center"/>
          </w:tcPr>
          <w:p w14:paraId="2CF3AAFF" w14:textId="77777777" w:rsidR="008A569A" w:rsidRDefault="008A569A" w:rsidP="008A569A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365" w:type="pct"/>
            <w:tcBorders>
              <w:top w:val="double" w:sz="4" w:space="0" w:color="auto"/>
              <w:left w:val="nil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AF3D600" w14:textId="77777777" w:rsidR="008A569A" w:rsidRPr="00D634C6" w:rsidRDefault="008A569A" w:rsidP="008A569A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7657DEB" w14:textId="77777777" w:rsidR="008A569A" w:rsidRPr="000F5403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B9C5187" w14:textId="77777777" w:rsidR="008A569A" w:rsidRPr="000F5403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8A569A" w:rsidRPr="00D97EE1" w14:paraId="239A7697" w14:textId="77777777" w:rsidTr="0060567B">
        <w:trPr>
          <w:trHeight w:val="651"/>
        </w:trPr>
        <w:tc>
          <w:tcPr>
            <w:tcW w:w="15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ED9C4A4" w14:textId="77777777" w:rsidR="008A569A" w:rsidRPr="00951868" w:rsidRDefault="008A569A" w:rsidP="00951868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359B08E" w14:textId="2C7DA8CE" w:rsidR="008A569A" w:rsidRPr="58B0C945" w:rsidRDefault="008A569A" w:rsidP="008A569A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Portfolio u</w:t>
            </w:r>
            <w:r w:rsidRPr="00F223F5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pdates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-INFL</w:t>
            </w:r>
          </w:p>
        </w:tc>
        <w:tc>
          <w:tcPr>
            <w:tcW w:w="619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2D6FD7F" w14:textId="7426D1D1" w:rsidR="008A569A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2F4B06"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Yuting Li, Y</w:t>
            </w:r>
            <w:r w:rsidRPr="002F4B06"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i</w:t>
            </w:r>
            <w:r w:rsidRPr="002F4B06"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ng Chen, Bo Wang, </w:t>
            </w:r>
            <w:proofErr w:type="spellStart"/>
            <w:r w:rsidRPr="002F4B06"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Yayun</w:t>
            </w:r>
            <w:proofErr w:type="spellEnd"/>
            <w:r w:rsidRPr="002F4B06"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 Zhu</w:t>
            </w:r>
          </w:p>
        </w:tc>
        <w:tc>
          <w:tcPr>
            <w:tcW w:w="515" w:type="pct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5CC7B6AB" w14:textId="736DC13C" w:rsidR="008A569A" w:rsidRDefault="00951868" w:rsidP="008A569A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2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: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5-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2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:3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74B7AD89" w14:textId="18105A1A" w:rsidR="008A569A" w:rsidRDefault="008A569A" w:rsidP="008A569A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2</w:t>
            </w:r>
            <w:r w:rsidR="00951868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0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365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7C49C7E" w14:textId="27CBA57A" w:rsidR="0061657C" w:rsidRPr="009B688A" w:rsidRDefault="0061657C" w:rsidP="00A8412B">
            <w:pPr>
              <w:rPr>
                <w:rFonts w:asciiTheme="minorHAnsi" w:hAnsiTheme="minorHAnsi" w:cstheme="minorHAnsi"/>
                <w:b/>
                <w:snapToGrid w:val="0"/>
                <w:color w:val="000000" w:themeColor="text1"/>
                <w:sz w:val="20"/>
                <w:lang w:eastAsia="zh-CN"/>
              </w:rPr>
            </w:pPr>
            <w:proofErr w:type="spellStart"/>
            <w:r w:rsidRPr="009B688A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>cGASi</w:t>
            </w:r>
            <w:proofErr w:type="spellEnd"/>
            <w:r w:rsidRPr="009B688A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 xml:space="preserve"> SLE Ph2 </w:t>
            </w:r>
            <w:r w:rsidR="00B37285" w:rsidRPr="009B688A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>study</w:t>
            </w:r>
          </w:p>
          <w:p w14:paraId="458964CB" w14:textId="5799B304" w:rsidR="008A569A" w:rsidRPr="00B434CD" w:rsidRDefault="004568B3" w:rsidP="00CB30BF">
            <w:pPr>
              <w:pStyle w:val="ListParagraph"/>
              <w:numPr>
                <w:ilvl w:val="0"/>
                <w:numId w:val="33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Work</w:t>
            </w:r>
            <w:r w:rsidR="00890342" w:rsidRPr="00B434C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with</w:t>
            </w:r>
            <w:del w:id="1" w:author="Li,Yuting (HP Medicine) BII-CN-S" w:date="2026-04-27T09:41:00Z" w16du:dateUtc="2026-04-27T01:41:00Z">
              <w:r w:rsidR="005B2BEC" w:rsidRPr="00B434CD" w:rsidDel="00717AE9">
                <w:rPr>
                  <w:rFonts w:asciiTheme="minorHAnsi" w:hAnsiTheme="minorHAnsi" w:cstheme="minorHAnsi" w:hint="eastAsia"/>
                  <w:bCs/>
                  <w:snapToGrid w:val="0"/>
                  <w:color w:val="000000" w:themeColor="text1"/>
                  <w:sz w:val="20"/>
                  <w:lang w:eastAsia="zh-CN"/>
                </w:rPr>
                <w:delText xml:space="preserve"> </w:delText>
              </w:r>
              <w:r w:rsidR="00C407C7" w:rsidDel="00717AE9">
                <w:rPr>
                  <w:rFonts w:asciiTheme="minorHAnsi" w:hAnsiTheme="minorHAnsi" w:cstheme="minorHAnsi" w:hint="eastAsia"/>
                  <w:bCs/>
                  <w:snapToGrid w:val="0"/>
                  <w:color w:val="000000" w:themeColor="text1"/>
                  <w:sz w:val="20"/>
                  <w:lang w:eastAsia="zh-CN"/>
                </w:rPr>
                <w:delText>P</w:delText>
              </w:r>
            </w:del>
            <w:del w:id="2" w:author="Li,Yuting (HP Medicine) BII-CN-S" w:date="2026-04-27T09:40:00Z" w16du:dateUtc="2026-04-27T01:40:00Z">
              <w:r w:rsidR="00C407C7" w:rsidDel="00515C11">
                <w:rPr>
                  <w:rFonts w:asciiTheme="minorHAnsi" w:hAnsiTheme="minorHAnsi" w:cstheme="minorHAnsi" w:hint="eastAsia"/>
                  <w:bCs/>
                  <w:snapToGrid w:val="0"/>
                  <w:color w:val="000000" w:themeColor="text1"/>
                  <w:sz w:val="20"/>
                  <w:lang w:eastAsia="zh-CN"/>
                </w:rPr>
                <w:delText>R</w:delText>
              </w:r>
            </w:del>
            <w:r w:rsidR="00C407C7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ins w:id="3" w:author="Li,Yuting (HP Medicine) BII-CN-S" w:date="2026-04-27T10:24:00Z" w16du:dateUtc="2026-04-27T02:24:00Z">
              <w:r w:rsidR="00B96FFF">
                <w:rPr>
                  <w:rFonts w:asciiTheme="minorHAnsi" w:hAnsiTheme="minorHAnsi" w:cstheme="minorHAnsi" w:hint="eastAsia"/>
                  <w:bCs/>
                  <w:snapToGrid w:val="0"/>
                  <w:color w:val="000000" w:themeColor="text1"/>
                  <w:sz w:val="20"/>
                  <w:lang w:eastAsia="zh-CN"/>
                </w:rPr>
                <w:t xml:space="preserve">HP Communication </w:t>
              </w:r>
            </w:ins>
            <w:r w:rsidR="00BD4E74" w:rsidRPr="00B434C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team and </w:t>
            </w:r>
            <w:r w:rsidR="00890342" w:rsidRPr="00B434C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the site </w:t>
            </w:r>
            <w:r w:rsidR="001C77B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on</w:t>
            </w:r>
            <w:r w:rsidR="00C1314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92190D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internal</w:t>
            </w:r>
            <w:r w:rsidR="0092190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/</w:t>
            </w:r>
            <w:r w:rsidR="00C1314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external</w:t>
            </w:r>
            <w:r w:rsidR="00890342" w:rsidRPr="00B434C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6570F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communications</w:t>
            </w:r>
            <w:r w:rsidR="00F97572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highlighting</w:t>
            </w:r>
            <w:r w:rsidR="00B50DD2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9900F8" w:rsidRPr="00B434C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th</w:t>
            </w:r>
            <w:r w:rsidR="0056737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is</w:t>
            </w:r>
            <w:r w:rsidR="009900F8" w:rsidRPr="00B434C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1B7D00" w:rsidRPr="00B434C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successful </w:t>
            </w:r>
            <w:r w:rsidR="00B434CD" w:rsidRPr="00B434C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CTA </w:t>
            </w:r>
            <w:r w:rsidR="001B7D00" w:rsidRPr="00B434C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30</w:t>
            </w:r>
            <w:r w:rsidR="00B434CD" w:rsidRPr="00B434C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wd pathway</w:t>
            </w:r>
            <w:r w:rsidR="00FA7EB5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pilot</w:t>
            </w:r>
            <w:r w:rsidR="0056737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.</w:t>
            </w:r>
          </w:p>
        </w:tc>
        <w:tc>
          <w:tcPr>
            <w:tcW w:w="57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2EC9BAF" w14:textId="2BB84980" w:rsidR="008A569A" w:rsidRPr="000F5403" w:rsidRDefault="00E31733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Ying Zhang</w:t>
            </w:r>
          </w:p>
        </w:tc>
        <w:tc>
          <w:tcPr>
            <w:tcW w:w="430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A1D5D8C" w14:textId="19C0D055" w:rsidR="008A569A" w:rsidRPr="000F5403" w:rsidRDefault="00D45337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May PEC</w:t>
            </w:r>
          </w:p>
        </w:tc>
      </w:tr>
      <w:tr w:rsidR="00951868" w:rsidRPr="00D97EE1" w14:paraId="654F2A4C" w14:textId="77777777" w:rsidTr="0060567B">
        <w:trPr>
          <w:trHeight w:val="651"/>
        </w:trPr>
        <w:tc>
          <w:tcPr>
            <w:tcW w:w="15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06489A5" w14:textId="77777777" w:rsidR="00951868" w:rsidRPr="00951868" w:rsidRDefault="00951868" w:rsidP="00951868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C01465A" w14:textId="1B52EB4A" w:rsidR="00951868" w:rsidRDefault="00AD5902" w:rsidP="00784D91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(A) </w:t>
            </w:r>
            <w:proofErr w:type="spellStart"/>
            <w:r w:rsidR="00784D91" w:rsidRPr="00784D91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Verducatib</w:t>
            </w:r>
            <w:proofErr w:type="spellEnd"/>
            <w:r w:rsidR="00784D91" w:rsidRPr="00784D91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- Earlier NDA Submission Feasibility Analysis- Preliminary Assessment for PEC Advice</w:t>
            </w:r>
          </w:p>
        </w:tc>
        <w:tc>
          <w:tcPr>
            <w:tcW w:w="619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7F4A224" w14:textId="3EBD513B" w:rsidR="00951868" w:rsidRDefault="00AD5902" w:rsidP="008A569A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Yayun</w:t>
            </w:r>
            <w:proofErr w:type="spellEnd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 Zhu</w:t>
            </w:r>
          </w:p>
        </w:tc>
        <w:tc>
          <w:tcPr>
            <w:tcW w:w="515" w:type="pct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7EFD28CC" w14:textId="5F1C0917" w:rsidR="00951868" w:rsidRDefault="00AD5902" w:rsidP="008A569A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2:35-2:50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511325B3" w14:textId="5624BD19" w:rsidR="00951868" w:rsidRDefault="00AD5902" w:rsidP="008A569A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15 min</w:t>
            </w:r>
          </w:p>
        </w:tc>
        <w:tc>
          <w:tcPr>
            <w:tcW w:w="1365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CC0BCDE" w14:textId="51AEEA39" w:rsidR="00410502" w:rsidRPr="002164CF" w:rsidRDefault="002164CF" w:rsidP="002164CF">
            <w:pPr>
              <w:pStyle w:val="ListParagraph"/>
              <w:numPr>
                <w:ilvl w:val="0"/>
                <w:numId w:val="32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PEC </w:t>
            </w:r>
            <w:r w:rsidR="00F84A52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recommended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cla</w:t>
            </w:r>
            <w:r w:rsidR="00037B52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rifying the </w:t>
            </w:r>
            <w:r w:rsidR="0038404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responsib</w:t>
            </w:r>
            <w:r w:rsidR="00496D2F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le par</w:t>
            </w:r>
            <w:r w:rsidR="009D363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ties</w:t>
            </w:r>
            <w:r w:rsidR="00496D2F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and</w:t>
            </w:r>
            <w:r w:rsidR="00906A34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respe</w:t>
            </w:r>
            <w:r w:rsidR="00B415F9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ctive</w:t>
            </w:r>
            <w:r w:rsidR="00496D2F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6656B9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prerequ</w:t>
            </w:r>
            <w:r w:rsidR="005138A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isites </w:t>
            </w:r>
            <w:r w:rsidR="00A061C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for</w:t>
            </w:r>
            <w:r w:rsidR="005138A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5138A0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the</w:t>
            </w:r>
            <w:r w:rsidR="005138A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accelerat</w:t>
            </w:r>
            <w:r w:rsidR="00875F1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ed</w:t>
            </w:r>
            <w:r w:rsidR="005138A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submission and approval</w:t>
            </w:r>
            <w:r w:rsidR="00B37285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s</w:t>
            </w:r>
            <w:r w:rsidR="00A061C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.</w:t>
            </w:r>
          </w:p>
          <w:p w14:paraId="669A2D26" w14:textId="7C8E0F41" w:rsidR="00951868" w:rsidRPr="00030AFD" w:rsidRDefault="00030AFD" w:rsidP="001F7B82">
            <w:pPr>
              <w:pStyle w:val="ListParagraph"/>
              <w:numPr>
                <w:ilvl w:val="0"/>
                <w:numId w:val="32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R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evise the slides </w:t>
            </w:r>
            <w:r w:rsidR="00B37285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accordingly 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and share with Dr. Zhang and Kun Xia for review</w:t>
            </w:r>
            <w:r w:rsidR="0098372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.</w:t>
            </w:r>
          </w:p>
        </w:tc>
        <w:tc>
          <w:tcPr>
            <w:tcW w:w="57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3C304F0" w14:textId="7DD257C8" w:rsidR="00951868" w:rsidRPr="000F5403" w:rsidRDefault="00D45337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proofErr w:type="spellStart"/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Yayun</w:t>
            </w:r>
            <w:proofErr w:type="spellEnd"/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 xml:space="preserve"> Zhu</w:t>
            </w:r>
            <w:r w:rsidR="008200A4"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/Helen Tao</w:t>
            </w:r>
          </w:p>
        </w:tc>
        <w:tc>
          <w:tcPr>
            <w:tcW w:w="430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BA147E0" w14:textId="38D3EADE" w:rsidR="00951868" w:rsidRPr="000F5403" w:rsidRDefault="00705E2B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Early May</w:t>
            </w:r>
            <w:r w:rsidR="003B511F"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 xml:space="preserve"> 2026</w:t>
            </w:r>
          </w:p>
        </w:tc>
      </w:tr>
      <w:tr w:rsidR="008A569A" w:rsidRPr="00D97EE1" w14:paraId="30581BCF" w14:textId="77777777" w:rsidTr="0060567B">
        <w:trPr>
          <w:trHeight w:val="651"/>
        </w:trPr>
        <w:tc>
          <w:tcPr>
            <w:tcW w:w="15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7C43134" w14:textId="77777777" w:rsidR="008A569A" w:rsidRPr="00951868" w:rsidRDefault="008A569A" w:rsidP="00951868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CA09A7E" w14:textId="2353CA67" w:rsidR="008A569A" w:rsidRPr="58B0C945" w:rsidRDefault="008A569A" w:rsidP="008A569A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(I) </w:t>
            </w:r>
            <w:r w:rsidRPr="0038360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Exploring patients’ experiences with </w:t>
            </w:r>
            <w:proofErr w:type="spellStart"/>
            <w:r w:rsidRPr="0038360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nerandomilast</w:t>
            </w:r>
            <w:proofErr w:type="spellEnd"/>
            <w:r w:rsidRPr="0038360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: a longitudinal qualitative research among IPF patients</w:t>
            </w:r>
          </w:p>
        </w:tc>
        <w:tc>
          <w:tcPr>
            <w:tcW w:w="619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8539E53" w14:textId="60888BEF" w:rsidR="008A569A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Guoze</w:t>
            </w:r>
            <w:proofErr w:type="spellEnd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 Feng</w:t>
            </w:r>
          </w:p>
        </w:tc>
        <w:tc>
          <w:tcPr>
            <w:tcW w:w="515" w:type="pct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3AEDCC17" w14:textId="37376221" w:rsidR="008A569A" w:rsidRDefault="00AD5902" w:rsidP="008A569A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2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: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0-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3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: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0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4FBB6499" w14:textId="08D7D767" w:rsidR="008A569A" w:rsidRDefault="008A569A" w:rsidP="008A569A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15 min</w:t>
            </w:r>
          </w:p>
        </w:tc>
        <w:tc>
          <w:tcPr>
            <w:tcW w:w="1365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30F1E0B" w14:textId="77777777" w:rsidR="008A569A" w:rsidRPr="00D634C6" w:rsidRDefault="008A569A" w:rsidP="008A569A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6006B61" w14:textId="77777777" w:rsidR="008A569A" w:rsidRPr="000F5403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9244AD7" w14:textId="77777777" w:rsidR="008A569A" w:rsidRPr="000F5403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8A569A" w:rsidRPr="00D97EE1" w14:paraId="47D978A6" w14:textId="77777777" w:rsidTr="0060567B">
        <w:trPr>
          <w:trHeight w:val="651"/>
        </w:trPr>
        <w:tc>
          <w:tcPr>
            <w:tcW w:w="155" w:type="pct"/>
            <w:tcBorders>
              <w:top w:val="sing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3F2F97C9" w14:textId="77777777" w:rsidR="008A569A" w:rsidRPr="00951868" w:rsidRDefault="008A569A" w:rsidP="00951868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sing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1FDECDB7" w14:textId="5B6F2F35" w:rsidR="008A569A" w:rsidRPr="58B0C945" w:rsidRDefault="008A569A" w:rsidP="008A569A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(I) </w:t>
            </w:r>
            <w:r w:rsidRPr="006F43B0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Epidemiology and Disease Burden of Systemic Sclerosis (</w:t>
            </w:r>
            <w:proofErr w:type="spellStart"/>
            <w:r w:rsidRPr="006F43B0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SSc</w:t>
            </w:r>
            <w:proofErr w:type="spellEnd"/>
            <w:r w:rsidRPr="006F43B0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) in Beijing : A Study Based on the Beijing Claims Database</w:t>
            </w:r>
          </w:p>
        </w:tc>
        <w:tc>
          <w:tcPr>
            <w:tcW w:w="619" w:type="pct"/>
            <w:tcBorders>
              <w:top w:val="sing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4186BB33" w14:textId="5372E536" w:rsidR="008A569A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Shuli Li</w:t>
            </w:r>
          </w:p>
        </w:tc>
        <w:tc>
          <w:tcPr>
            <w:tcW w:w="515" w:type="pct"/>
            <w:tcBorders>
              <w:top w:val="single" w:sz="4" w:space="0" w:color="000000" w:themeColor="text1"/>
              <w:bottom w:val="doub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68C86592" w14:textId="34CBB79F" w:rsidR="008A569A" w:rsidRDefault="00AD5902" w:rsidP="008A569A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3:0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5-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3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: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nil"/>
              <w:bottom w:val="doub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6AED8E45" w14:textId="4105F155" w:rsidR="008A569A" w:rsidRDefault="008A569A" w:rsidP="008A569A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10 min</w:t>
            </w:r>
          </w:p>
        </w:tc>
        <w:tc>
          <w:tcPr>
            <w:tcW w:w="1365" w:type="pct"/>
            <w:tcBorders>
              <w:top w:val="single" w:sz="4" w:space="0" w:color="000000" w:themeColor="text1"/>
              <w:left w:val="nil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3677CD0D" w14:textId="77777777" w:rsidR="008A569A" w:rsidRPr="00D634C6" w:rsidRDefault="008A569A" w:rsidP="008A569A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2D02396D" w14:textId="77777777" w:rsidR="008A569A" w:rsidRPr="000F5403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4961CBEF" w14:textId="77777777" w:rsidR="008A569A" w:rsidRPr="000F5403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D71953" w:rsidRPr="00D97EE1" w14:paraId="115C216F" w14:textId="77777777" w:rsidTr="0060567B">
        <w:trPr>
          <w:trHeight w:val="651"/>
        </w:trPr>
        <w:tc>
          <w:tcPr>
            <w:tcW w:w="155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16AA8DC" w14:textId="77777777" w:rsidR="00D71953" w:rsidRPr="00270E02" w:rsidRDefault="00D71953" w:rsidP="00D71953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3DCC981" w14:textId="542F9837" w:rsidR="00D71953" w:rsidRDefault="00D71953" w:rsidP="00D71953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ONCO</w:t>
            </w: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</w:p>
        </w:tc>
        <w:tc>
          <w:tcPr>
            <w:tcW w:w="619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82B29F2" w14:textId="77777777" w:rsidR="00D7195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15" w:type="pct"/>
            <w:tcBorders>
              <w:top w:val="double" w:sz="4" w:space="0" w:color="000000" w:themeColor="text1"/>
              <w:bottom w:val="double" w:sz="4" w:space="0" w:color="000000" w:themeColor="text1"/>
              <w:right w:val="nil"/>
            </w:tcBorders>
            <w:shd w:val="clear" w:color="auto" w:fill="F2F2F2" w:themeFill="background1" w:themeFillShade="F2"/>
            <w:vAlign w:val="center"/>
          </w:tcPr>
          <w:p w14:paraId="7AF4EAEC" w14:textId="77777777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10" w:type="pct"/>
            <w:tcBorders>
              <w:top w:val="double" w:sz="4" w:space="0" w:color="000000" w:themeColor="text1"/>
              <w:left w:val="nil"/>
              <w:bottom w:val="double" w:sz="4" w:space="0" w:color="000000" w:themeColor="text1"/>
              <w:right w:val="nil"/>
            </w:tcBorders>
            <w:shd w:val="clear" w:color="auto" w:fill="F2F2F2" w:themeFill="background1" w:themeFillShade="F2"/>
            <w:vAlign w:val="center"/>
          </w:tcPr>
          <w:p w14:paraId="20E560EA" w14:textId="77777777" w:rsidR="00D71953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365" w:type="pct"/>
            <w:tcBorders>
              <w:top w:val="double" w:sz="4" w:space="0" w:color="000000" w:themeColor="text1"/>
              <w:left w:val="nil"/>
              <w:bottom w:val="doub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AC3AA2E" w14:textId="77777777" w:rsidR="00D71953" w:rsidRPr="00D634C6" w:rsidRDefault="00D71953" w:rsidP="00D71953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F6470E3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B4BADED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D71953" w:rsidRPr="00D97EE1" w14:paraId="7616E8A5" w14:textId="77777777" w:rsidTr="0060567B">
        <w:trPr>
          <w:trHeight w:val="651"/>
        </w:trPr>
        <w:tc>
          <w:tcPr>
            <w:tcW w:w="155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220D49EB" w14:textId="77777777" w:rsidR="00D71953" w:rsidRPr="00AC0CDE" w:rsidRDefault="00D71953" w:rsidP="00AC0CDE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72D9935C" w14:textId="40EF53A4" w:rsidR="00D71953" w:rsidRDefault="00D71953" w:rsidP="00D71953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81195D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Follow-up actions</w:t>
            </w:r>
            <w:r w:rsidRPr="0081195D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&amp; Portfolio updates-ONC</w:t>
            </w:r>
          </w:p>
        </w:tc>
        <w:tc>
          <w:tcPr>
            <w:tcW w:w="619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1FF72C35" w14:textId="3868965E" w:rsidR="00D71953" w:rsidRPr="00D7195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val="de-DE"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val="de-DE" w:eastAsia="zh-CN"/>
              </w:rPr>
              <w:t xml:space="preserve">Catherine Zhang, </w:t>
            </w:r>
            <w:r w:rsidRPr="00180FC0">
              <w:rPr>
                <w:rFonts w:asciiTheme="minorHAnsi" w:hAnsiTheme="minorHAnsi" w:cstheme="minorBidi" w:hint="eastAsia"/>
                <w:color w:val="000000" w:themeColor="text1"/>
                <w:sz w:val="20"/>
                <w:lang w:val="de-DE" w:eastAsia="zh-CN"/>
              </w:rPr>
              <w:t xml:space="preserve">Juno Hu, </w:t>
            </w:r>
            <w:r w:rsidRPr="00180FC0">
              <w:rPr>
                <w:rFonts w:asciiTheme="minorHAnsi" w:hAnsiTheme="minorHAnsi" w:cstheme="minorBidi"/>
                <w:color w:val="000000" w:themeColor="text1"/>
                <w:sz w:val="20"/>
                <w:lang w:val="de-DE" w:eastAsia="zh-CN"/>
              </w:rPr>
              <w:t>Donglei Zhu, Nick Xue</w:t>
            </w:r>
          </w:p>
        </w:tc>
        <w:tc>
          <w:tcPr>
            <w:tcW w:w="515" w:type="pct"/>
            <w:tcBorders>
              <w:top w:val="double" w:sz="4" w:space="0" w:color="000000" w:themeColor="text1"/>
              <w:bottom w:val="doub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6867A36D" w14:textId="20571437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3</w:t>
            </w:r>
            <w:r w:rsidRPr="0081195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: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15</w:t>
            </w:r>
            <w:r w:rsidRPr="0081195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-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3</w:t>
            </w:r>
            <w:r w:rsidRPr="0081195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: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35</w:t>
            </w:r>
          </w:p>
        </w:tc>
        <w:tc>
          <w:tcPr>
            <w:tcW w:w="310" w:type="pct"/>
            <w:tcBorders>
              <w:top w:val="double" w:sz="4" w:space="0" w:color="000000" w:themeColor="text1"/>
              <w:left w:val="nil"/>
              <w:bottom w:val="doub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6AF572F3" w14:textId="5B7FD50B" w:rsidR="00D71953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81195D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val="de-DE" w:eastAsia="zh-CN"/>
              </w:rPr>
              <w:t>20 min</w:t>
            </w:r>
          </w:p>
        </w:tc>
        <w:tc>
          <w:tcPr>
            <w:tcW w:w="1365" w:type="pct"/>
            <w:tcBorders>
              <w:top w:val="double" w:sz="4" w:space="0" w:color="000000" w:themeColor="text1"/>
              <w:left w:val="nil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6547B2C3" w14:textId="77777777" w:rsidR="00D71953" w:rsidRPr="00D634C6" w:rsidRDefault="00D71953" w:rsidP="00D71953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0AA1BEA1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7A1AED84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D71953" w:rsidRPr="00D97EE1" w14:paraId="4E222569" w14:textId="77777777" w:rsidTr="0060567B">
        <w:trPr>
          <w:trHeight w:val="651"/>
        </w:trPr>
        <w:tc>
          <w:tcPr>
            <w:tcW w:w="155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4436C0D1" w14:textId="77777777" w:rsidR="00D71953" w:rsidRPr="00270E02" w:rsidRDefault="00D71953" w:rsidP="00D71953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038FF2AA" w14:textId="4D7E007C" w:rsidR="00D71953" w:rsidRPr="58B0C945" w:rsidRDefault="00D71953" w:rsidP="00D71953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Break</w:t>
            </w:r>
          </w:p>
        </w:tc>
        <w:tc>
          <w:tcPr>
            <w:tcW w:w="619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445D03FA" w14:textId="77777777" w:rsidR="00D7195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15" w:type="pct"/>
            <w:tcBorders>
              <w:top w:val="double" w:sz="4" w:space="0" w:color="000000" w:themeColor="text1"/>
              <w:bottom w:val="double" w:sz="4" w:space="0" w:color="000000" w:themeColor="text1"/>
              <w:right w:val="nil"/>
            </w:tcBorders>
            <w:shd w:val="clear" w:color="auto" w:fill="BFBFBF" w:themeFill="background1" w:themeFillShade="BF"/>
            <w:vAlign w:val="center"/>
          </w:tcPr>
          <w:p w14:paraId="3F6E6BB5" w14:textId="43D7BF2E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3:35-3:45</w:t>
            </w:r>
          </w:p>
        </w:tc>
        <w:tc>
          <w:tcPr>
            <w:tcW w:w="310" w:type="pct"/>
            <w:tcBorders>
              <w:top w:val="double" w:sz="4" w:space="0" w:color="000000" w:themeColor="text1"/>
              <w:left w:val="nil"/>
              <w:bottom w:val="double" w:sz="4" w:space="0" w:color="000000" w:themeColor="text1"/>
              <w:right w:val="nil"/>
            </w:tcBorders>
            <w:shd w:val="clear" w:color="auto" w:fill="BFBFBF" w:themeFill="background1" w:themeFillShade="BF"/>
            <w:vAlign w:val="center"/>
          </w:tcPr>
          <w:p w14:paraId="0A26C916" w14:textId="7FE2563D" w:rsidR="00D71953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10 min</w:t>
            </w:r>
          </w:p>
        </w:tc>
        <w:tc>
          <w:tcPr>
            <w:tcW w:w="1365" w:type="pct"/>
            <w:tcBorders>
              <w:top w:val="double" w:sz="4" w:space="0" w:color="000000" w:themeColor="text1"/>
              <w:left w:val="nil"/>
              <w:bottom w:val="doub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0CFD0BAA" w14:textId="77777777" w:rsidR="00D71953" w:rsidRPr="00D634C6" w:rsidRDefault="00D71953" w:rsidP="00D71953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62B534D9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5CB95C98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D71953" w:rsidRPr="00D97EE1" w14:paraId="4982662D" w14:textId="77777777" w:rsidTr="0060567B">
        <w:trPr>
          <w:trHeight w:val="651"/>
        </w:trPr>
        <w:tc>
          <w:tcPr>
            <w:tcW w:w="155" w:type="pct"/>
            <w:tcBorders>
              <w:top w:val="double" w:sz="4" w:space="0" w:color="000000" w:themeColor="text1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6364E7" w14:textId="77777777" w:rsidR="00D71953" w:rsidRPr="00270E02" w:rsidRDefault="00D71953" w:rsidP="00D71953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double" w:sz="4" w:space="0" w:color="000000" w:themeColor="text1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22E17C" w14:textId="51C54E6F" w:rsidR="00D71953" w:rsidRDefault="00D71953" w:rsidP="00D71953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CRM</w:t>
            </w: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</w:p>
        </w:tc>
        <w:tc>
          <w:tcPr>
            <w:tcW w:w="619" w:type="pct"/>
            <w:tcBorders>
              <w:top w:val="double" w:sz="4" w:space="0" w:color="000000" w:themeColor="text1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F313DB9" w14:textId="77777777" w:rsidR="00D7195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15" w:type="pct"/>
            <w:tcBorders>
              <w:top w:val="double" w:sz="4" w:space="0" w:color="000000" w:themeColor="text1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F19965C" w14:textId="77777777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10" w:type="pct"/>
            <w:tcBorders>
              <w:top w:val="double" w:sz="4" w:space="0" w:color="000000" w:themeColor="text1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3AA0B15" w14:textId="77777777" w:rsidR="00D71953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365" w:type="pct"/>
            <w:tcBorders>
              <w:top w:val="double" w:sz="4" w:space="0" w:color="000000" w:themeColor="text1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77FF4B" w14:textId="5C0E4990" w:rsidR="00D71953" w:rsidRPr="00D70361" w:rsidRDefault="00D71953" w:rsidP="00D70361">
            <w:p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double" w:sz="4" w:space="0" w:color="000000" w:themeColor="text1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89B1D8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double" w:sz="4" w:space="0" w:color="000000" w:themeColor="text1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787DE4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D71953" w:rsidRPr="00D97EE1" w14:paraId="151512A1" w14:textId="77777777" w:rsidTr="0060567B">
        <w:trPr>
          <w:trHeight w:val="651"/>
        </w:trPr>
        <w:tc>
          <w:tcPr>
            <w:tcW w:w="1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33830" w14:textId="77777777" w:rsidR="00D71953" w:rsidRPr="000F5403" w:rsidRDefault="00D71953" w:rsidP="00D71953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EF811A" w14:textId="195EDB4F" w:rsidR="00D71953" w:rsidRDefault="00D71953" w:rsidP="00D71953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7930FC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Follow-up actions</w:t>
            </w:r>
            <w:r w:rsidRPr="00F223F5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&amp; Portfolio u</w:t>
            </w:r>
            <w:r w:rsidRPr="00F223F5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pdates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-CRM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878FF" w14:textId="5EFF6D0F" w:rsidR="00D71953" w:rsidRPr="00E432F2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0F3032"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Meiruo</w:t>
            </w:r>
            <w:proofErr w:type="spellEnd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 Liu, </w:t>
            </w:r>
            <w:r w:rsidRPr="00E432F2"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Lian Zheng, </w:t>
            </w:r>
            <w:r w:rsidRPr="00E432F2"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Yuling Zhang, Julia Zhu</w:t>
            </w: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, </w:t>
            </w:r>
            <w:proofErr w:type="spellStart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Junxiu</w:t>
            </w:r>
            <w:proofErr w:type="spellEnd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 Che</w:t>
            </w:r>
          </w:p>
        </w:tc>
        <w:tc>
          <w:tcPr>
            <w:tcW w:w="515" w:type="pc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868B1B" w14:textId="0D797CD5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3:45-4:15</w:t>
            </w: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9354B0" w14:textId="29DA2705" w:rsidR="00D71953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30 min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9414014" w14:textId="752945B8" w:rsidR="00B72EE0" w:rsidRDefault="00B72EE0" w:rsidP="00B72EE0">
            <w:pPr>
              <w:rPr>
                <w:ins w:id="4" w:author="Li,Yuting (HP Medicine) BII-CN-S" w:date="2026-04-24T13:23:00Z" w16du:dateUtc="2026-04-24T05:23:00Z"/>
                <w:rFonts w:asciiTheme="minorHAnsi" w:hAnsiTheme="minorHAnsi" w:cstheme="minorHAnsi"/>
                <w:b/>
                <w:snapToGrid w:val="0"/>
                <w:color w:val="000000" w:themeColor="text1"/>
                <w:sz w:val="20"/>
                <w:lang w:eastAsia="zh-CN"/>
              </w:rPr>
            </w:pPr>
            <w:r w:rsidRPr="009B688A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>GGY2</w:t>
            </w:r>
            <w:r w:rsidR="00524145" w:rsidRPr="009B688A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>R</w:t>
            </w:r>
            <w:r w:rsidR="007702F6" w:rsidRPr="009B688A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>a.</w:t>
            </w:r>
          </w:p>
          <w:p w14:paraId="6930322D" w14:textId="02C47355" w:rsidR="00934285" w:rsidRPr="002846B0" w:rsidRDefault="00BD13F6">
            <w:pPr>
              <w:pStyle w:val="ListParagraph"/>
              <w:numPr>
                <w:ilvl w:val="0"/>
                <w:numId w:val="37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  <w:rPrChange w:id="5" w:author="Li,Yuting (HP Medicine) BII-CN-S" w:date="2026-04-24T13:26:00Z" w16du:dateUtc="2026-04-24T05:26:00Z">
                  <w:rPr>
                    <w:snapToGrid w:val="0"/>
                    <w:lang w:eastAsia="zh-CN"/>
                  </w:rPr>
                </w:rPrChange>
              </w:rPr>
              <w:pPrChange w:id="6" w:author="Li,Yuting (HP Medicine) BII-CN-S" w:date="2026-04-24T13:25:00Z" w16du:dateUtc="2026-04-24T05:25:00Z">
                <w:pPr/>
              </w:pPrChange>
            </w:pPr>
            <w:ins w:id="7" w:author="Li,Yuting (HP Medicine) BII-CN-S" w:date="2026-04-24T13:25:00Z" w16du:dateUtc="2026-04-24T05:25:00Z">
              <w:r w:rsidRPr="002846B0">
                <w:rPr>
                  <w:rFonts w:asciiTheme="minorHAnsi" w:hAnsiTheme="minorHAnsi" w:cstheme="minorHAnsi"/>
                  <w:bCs/>
                  <w:snapToGrid w:val="0"/>
                  <w:color w:val="000000" w:themeColor="text1"/>
                  <w:sz w:val="20"/>
                  <w:lang w:eastAsia="zh-CN"/>
                  <w:rPrChange w:id="8" w:author="Li,Yuting (HP Medicine) BII-CN-S" w:date="2026-04-24T13:26:00Z" w16du:dateUtc="2026-04-24T05:26:00Z">
                    <w:rPr>
                      <w:rFonts w:asciiTheme="minorHAnsi" w:hAnsiTheme="minorHAnsi" w:cstheme="minorHAnsi"/>
                      <w:b/>
                      <w:snapToGrid w:val="0"/>
                      <w:color w:val="000000" w:themeColor="text1"/>
                      <w:sz w:val="20"/>
                      <w:lang w:eastAsia="zh-CN"/>
                    </w:rPr>
                  </w:rPrChange>
                </w:rPr>
                <w:t xml:space="preserve">PEC agreed with team proposal </w:t>
              </w:r>
            </w:ins>
            <w:ins w:id="9" w:author="Li,Yuting (HP Medicine) BII-CN-S" w:date="2026-04-24T13:30:00Z" w16du:dateUtc="2026-04-24T05:30:00Z">
              <w:r w:rsidR="00B53EE5">
                <w:rPr>
                  <w:rFonts w:asciiTheme="minorHAnsi" w:hAnsiTheme="minorHAnsi" w:cstheme="minorHAnsi" w:hint="eastAsia"/>
                  <w:bCs/>
                  <w:snapToGrid w:val="0"/>
                  <w:color w:val="000000" w:themeColor="text1"/>
                  <w:sz w:val="20"/>
                  <w:lang w:eastAsia="zh-CN"/>
                </w:rPr>
                <w:t>to appoint</w:t>
              </w:r>
            </w:ins>
            <w:ins w:id="10" w:author="Li,Yuting (HP Medicine) BII-CN-S" w:date="2026-04-24T13:25:00Z" w16du:dateUtc="2026-04-24T05:25:00Z">
              <w:r w:rsidR="002846B0" w:rsidRPr="002846B0">
                <w:rPr>
                  <w:rFonts w:asciiTheme="minorHAnsi" w:hAnsiTheme="minorHAnsi" w:cstheme="minorHAnsi"/>
                  <w:bCs/>
                  <w:snapToGrid w:val="0"/>
                  <w:color w:val="000000" w:themeColor="text1"/>
                  <w:sz w:val="20"/>
                  <w:lang w:eastAsia="zh-CN"/>
                  <w:rPrChange w:id="11" w:author="Li,Yuting (HP Medicine) BII-CN-S" w:date="2026-04-24T13:26:00Z" w16du:dateUtc="2026-04-24T05:26:00Z">
                    <w:rPr>
                      <w:rFonts w:asciiTheme="minorHAnsi" w:hAnsiTheme="minorHAnsi" w:cstheme="minorHAnsi"/>
                      <w:b/>
                      <w:snapToGrid w:val="0"/>
                      <w:color w:val="000000" w:themeColor="text1"/>
                      <w:sz w:val="20"/>
                      <w:lang w:eastAsia="zh-CN"/>
                    </w:rPr>
                  </w:rPrChange>
                </w:rPr>
                <w:t xml:space="preserve"> </w:t>
              </w:r>
            </w:ins>
            <w:ins w:id="12" w:author="Li,Yuting (HP Medicine) BII-CN-S" w:date="2026-04-24T13:24:00Z" w16du:dateUtc="2026-04-24T05:24:00Z">
              <w:r w:rsidR="00652EE6" w:rsidRPr="002846B0">
                <w:rPr>
                  <w:rFonts w:asciiTheme="minorHAnsi" w:hAnsiTheme="minorHAnsi" w:cstheme="minorHAnsi"/>
                  <w:bCs/>
                  <w:snapToGrid w:val="0"/>
                  <w:color w:val="000000" w:themeColor="text1"/>
                  <w:sz w:val="20"/>
                  <w:lang w:eastAsia="zh-CN"/>
                  <w:rPrChange w:id="13" w:author="Li,Yuting (HP Medicine) BII-CN-S" w:date="2026-04-24T13:26:00Z" w16du:dateUtc="2026-04-24T05:26:00Z">
                    <w:rPr>
                      <w:rFonts w:asciiTheme="minorHAnsi" w:hAnsiTheme="minorHAnsi" w:cstheme="minorHAnsi"/>
                      <w:b/>
                      <w:snapToGrid w:val="0"/>
                      <w:color w:val="000000" w:themeColor="text1"/>
                      <w:sz w:val="20"/>
                      <w:lang w:eastAsia="zh-CN"/>
                    </w:rPr>
                  </w:rPrChange>
                </w:rPr>
                <w:t xml:space="preserve">Prof </w:t>
              </w:r>
              <w:proofErr w:type="spellStart"/>
              <w:r w:rsidR="00652EE6" w:rsidRPr="002846B0">
                <w:rPr>
                  <w:rFonts w:asciiTheme="minorHAnsi" w:hAnsiTheme="minorHAnsi" w:cstheme="minorHAnsi"/>
                  <w:bCs/>
                  <w:snapToGrid w:val="0"/>
                  <w:color w:val="000000" w:themeColor="text1"/>
                  <w:sz w:val="20"/>
                  <w:lang w:eastAsia="zh-CN"/>
                  <w:rPrChange w:id="14" w:author="Li,Yuting (HP Medicine) BII-CN-S" w:date="2026-04-24T13:26:00Z" w16du:dateUtc="2026-04-24T05:26:00Z">
                    <w:rPr>
                      <w:rFonts w:asciiTheme="minorHAnsi" w:hAnsiTheme="minorHAnsi" w:cstheme="minorHAnsi"/>
                      <w:b/>
                      <w:snapToGrid w:val="0"/>
                      <w:color w:val="000000" w:themeColor="text1"/>
                      <w:sz w:val="20"/>
                      <w:lang w:eastAsia="zh-CN"/>
                    </w:rPr>
                  </w:rPrChange>
                </w:rPr>
                <w:t>Linong</w:t>
              </w:r>
              <w:proofErr w:type="spellEnd"/>
              <w:r w:rsidR="00652EE6" w:rsidRPr="002846B0">
                <w:rPr>
                  <w:rFonts w:asciiTheme="minorHAnsi" w:hAnsiTheme="minorHAnsi" w:cstheme="minorHAnsi"/>
                  <w:bCs/>
                  <w:snapToGrid w:val="0"/>
                  <w:color w:val="000000" w:themeColor="text1"/>
                  <w:sz w:val="20"/>
                  <w:lang w:eastAsia="zh-CN"/>
                  <w:rPrChange w:id="15" w:author="Li,Yuting (HP Medicine) BII-CN-S" w:date="2026-04-24T13:26:00Z" w16du:dateUtc="2026-04-24T05:26:00Z">
                    <w:rPr>
                      <w:rFonts w:asciiTheme="minorHAnsi" w:hAnsiTheme="minorHAnsi" w:cstheme="minorHAnsi"/>
                      <w:b/>
                      <w:snapToGrid w:val="0"/>
                      <w:color w:val="000000" w:themeColor="text1"/>
                      <w:sz w:val="20"/>
                      <w:lang w:eastAsia="zh-CN"/>
                    </w:rPr>
                  </w:rPrChange>
                </w:rPr>
                <w:t xml:space="preserve"> Ji</w:t>
              </w:r>
            </w:ins>
            <w:ins w:id="16" w:author="Li,Yuting (HP Medicine) BII-CN-S" w:date="2026-04-24T13:25:00Z" w16du:dateUtc="2026-04-24T05:25:00Z">
              <w:r w:rsidR="002846B0" w:rsidRPr="002846B0">
                <w:rPr>
                  <w:rFonts w:asciiTheme="minorHAnsi" w:hAnsiTheme="minorHAnsi" w:cstheme="minorHAnsi"/>
                  <w:bCs/>
                  <w:snapToGrid w:val="0"/>
                  <w:color w:val="000000" w:themeColor="text1"/>
                  <w:sz w:val="20"/>
                  <w:lang w:eastAsia="zh-CN"/>
                  <w:rPrChange w:id="17" w:author="Li,Yuting (HP Medicine) BII-CN-S" w:date="2026-04-24T13:26:00Z" w16du:dateUtc="2026-04-24T05:26:00Z">
                    <w:rPr>
                      <w:rFonts w:asciiTheme="minorHAnsi" w:hAnsiTheme="minorHAnsi" w:cstheme="minorHAnsi"/>
                      <w:b/>
                      <w:snapToGrid w:val="0"/>
                      <w:color w:val="000000" w:themeColor="text1"/>
                      <w:sz w:val="20"/>
                      <w:lang w:eastAsia="zh-CN"/>
                    </w:rPr>
                  </w:rPrChange>
                </w:rPr>
                <w:t xml:space="preserve"> as the leading PI for Ph3 </w:t>
              </w:r>
            </w:ins>
            <w:ins w:id="18" w:author="Li,Yuting (HP Medicine) BII-CN-S" w:date="2026-04-24T13:37:00Z" w16du:dateUtc="2026-04-24T05:37:00Z">
              <w:r w:rsidR="00406C0B">
                <w:rPr>
                  <w:rFonts w:asciiTheme="minorHAnsi" w:hAnsiTheme="minorHAnsi" w:cstheme="minorHAnsi" w:hint="eastAsia"/>
                  <w:bCs/>
                  <w:snapToGrid w:val="0"/>
                  <w:color w:val="000000" w:themeColor="text1"/>
                  <w:sz w:val="20"/>
                  <w:lang w:eastAsia="zh-CN"/>
                </w:rPr>
                <w:t xml:space="preserve">1507-0010 </w:t>
              </w:r>
            </w:ins>
            <w:ins w:id="19" w:author="Li,Yuting (HP Medicine) BII-CN-S" w:date="2026-04-24T13:25:00Z" w16du:dateUtc="2026-04-24T05:25:00Z">
              <w:r w:rsidR="002846B0" w:rsidRPr="002846B0">
                <w:rPr>
                  <w:rFonts w:asciiTheme="minorHAnsi" w:hAnsiTheme="minorHAnsi" w:cstheme="minorHAnsi"/>
                  <w:bCs/>
                  <w:snapToGrid w:val="0"/>
                  <w:color w:val="000000" w:themeColor="text1"/>
                  <w:sz w:val="20"/>
                  <w:lang w:eastAsia="zh-CN"/>
                  <w:rPrChange w:id="20" w:author="Li,Yuting (HP Medicine) BII-CN-S" w:date="2026-04-24T13:26:00Z" w16du:dateUtc="2026-04-24T05:26:00Z">
                    <w:rPr>
                      <w:rFonts w:asciiTheme="minorHAnsi" w:hAnsiTheme="minorHAnsi" w:cstheme="minorHAnsi"/>
                      <w:b/>
                      <w:snapToGrid w:val="0"/>
                      <w:color w:val="000000" w:themeColor="text1"/>
                      <w:sz w:val="20"/>
                      <w:lang w:eastAsia="zh-CN"/>
                    </w:rPr>
                  </w:rPrChange>
                </w:rPr>
                <w:t>study.</w:t>
              </w:r>
            </w:ins>
          </w:p>
          <w:p w14:paraId="6E24C185" w14:textId="75E216AE" w:rsidR="00D71953" w:rsidRPr="00D70361" w:rsidRDefault="00D70361" w:rsidP="00B72EE0">
            <w:pPr>
              <w:pStyle w:val="ListParagraph"/>
              <w:numPr>
                <w:ilvl w:val="0"/>
                <w:numId w:val="30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Follow up</w:t>
            </w:r>
            <w:r w:rsidR="0084331C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with global team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on</w:t>
            </w:r>
            <w:r w:rsidR="003C2085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the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inclusion of Prof. Ji </w:t>
            </w:r>
            <w:r w:rsidR="0034348E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in the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global 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Executive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Committee</w:t>
            </w:r>
            <w:r w:rsidR="00E420FA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.</w:t>
            </w:r>
            <w:r w:rsidR="00703DE7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</w:p>
        </w:tc>
        <w:tc>
          <w:tcPr>
            <w:tcW w:w="5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210680" w14:textId="6DC13A98" w:rsidR="00D71953" w:rsidRPr="000F5403" w:rsidRDefault="00FF10FA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Project team</w:t>
            </w:r>
          </w:p>
        </w:tc>
        <w:tc>
          <w:tcPr>
            <w:tcW w:w="43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0327A6" w14:textId="04A8074A" w:rsidR="00D71953" w:rsidRPr="000F5403" w:rsidRDefault="00E420FA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May PEC</w:t>
            </w:r>
          </w:p>
        </w:tc>
      </w:tr>
      <w:tr w:rsidR="00D71953" w:rsidRPr="00D97EE1" w14:paraId="1A77DC5C" w14:textId="77777777" w:rsidTr="0060567B">
        <w:trPr>
          <w:trHeight w:val="651"/>
        </w:trPr>
        <w:tc>
          <w:tcPr>
            <w:tcW w:w="1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BBEF9F" w14:textId="77777777" w:rsidR="00D71953" w:rsidRPr="000F5403" w:rsidRDefault="00D71953" w:rsidP="00D71953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E47416" w14:textId="31CBC057" w:rsidR="00D71953" w:rsidRDefault="00D71953" w:rsidP="00D71953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(A) </w:t>
            </w:r>
            <w:r w:rsidRPr="00A32A21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TENACITY &amp; </w:t>
            </w:r>
            <w:proofErr w:type="spellStart"/>
            <w:r w:rsidRPr="00A32A21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persisTENce</w:t>
            </w:r>
            <w:proofErr w:type="spellEnd"/>
            <w:r w:rsidRPr="00A32A21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evaluation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65B36" w14:textId="709E925C" w:rsidR="00D71953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Yuling Zhang</w:t>
            </w:r>
          </w:p>
        </w:tc>
        <w:tc>
          <w:tcPr>
            <w:tcW w:w="515" w:type="pc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26241E" w14:textId="47C2A423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4:15-4:35</w:t>
            </w: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449CB1" w14:textId="5665BC76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20 min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9F567B5" w14:textId="67916BB8" w:rsidR="00104207" w:rsidRDefault="00A6306F" w:rsidP="00104207">
            <w:pPr>
              <w:pStyle w:val="ListParagraph"/>
              <w:numPr>
                <w:ilvl w:val="0"/>
                <w:numId w:val="34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PEC supports</w:t>
            </w:r>
            <w:r w:rsidR="0086144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the co-leading PI proposal</w:t>
            </w:r>
            <w:r w:rsidR="00DB0734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86144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and </w:t>
            </w:r>
            <w:r w:rsidR="00861448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remind</w:t>
            </w:r>
            <w:r w:rsidR="002C5B1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ed</w:t>
            </w:r>
            <w:r w:rsidR="0086144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the team to be cautious </w:t>
            </w:r>
            <w:r w:rsidR="002C5B1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in the</w:t>
            </w:r>
            <w:r w:rsidR="0086144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communication </w:t>
            </w:r>
            <w:r w:rsidR="00861448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strategy</w:t>
            </w:r>
            <w:r w:rsidR="0086144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. </w:t>
            </w:r>
          </w:p>
          <w:p w14:paraId="2E3C0DA4" w14:textId="55E368B8" w:rsidR="00D71953" w:rsidRPr="00A6306F" w:rsidRDefault="00861448" w:rsidP="00104207">
            <w:pPr>
              <w:pStyle w:val="ListParagraph"/>
              <w:numPr>
                <w:ilvl w:val="0"/>
                <w:numId w:val="34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Team </w:t>
            </w:r>
            <w:r w:rsidR="00104207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to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approach Prof. Wang</w:t>
            </w:r>
            <w:r w:rsidR="00104207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a</w:t>
            </w:r>
            <w:r w:rsidR="003774BB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t</w:t>
            </w:r>
            <w:r w:rsidR="0001024F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the</w:t>
            </w:r>
            <w:r w:rsidR="00EE570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earliest opportunities, considering current recruitment challenge.</w:t>
            </w:r>
          </w:p>
        </w:tc>
        <w:tc>
          <w:tcPr>
            <w:tcW w:w="5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4102A" w14:textId="47CCDF5E" w:rsidR="00D71953" w:rsidRPr="000F5403" w:rsidRDefault="00FC27CE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Project team</w:t>
            </w:r>
          </w:p>
        </w:tc>
        <w:tc>
          <w:tcPr>
            <w:tcW w:w="43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4CEEF4" w14:textId="0A091EAA" w:rsidR="00D71953" w:rsidRPr="000F5403" w:rsidRDefault="0026463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May PEC</w:t>
            </w:r>
          </w:p>
        </w:tc>
      </w:tr>
      <w:tr w:rsidR="00D71953" w:rsidRPr="00D97EE1" w14:paraId="67FFCFF3" w14:textId="77777777" w:rsidTr="0060567B">
        <w:trPr>
          <w:trHeight w:val="651"/>
        </w:trPr>
        <w:tc>
          <w:tcPr>
            <w:tcW w:w="1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0112E5" w14:textId="77777777" w:rsidR="00D71953" w:rsidRPr="000F5403" w:rsidRDefault="00D71953" w:rsidP="00D71953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3EA9B8" w14:textId="7ED3BF58" w:rsidR="00D71953" w:rsidRDefault="00D71953" w:rsidP="00D71953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(E) </w:t>
            </w:r>
            <w:proofErr w:type="spellStart"/>
            <w:r w:rsidRPr="00B13BE0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Metalyse</w:t>
            </w:r>
            <w:proofErr w:type="spellEnd"/>
            <w:r w:rsidRPr="00B13BE0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-IIS proposal: Blood Pressure Lowering and Thrombolysis: Concurrent vs Sequential Management in Acute Ischemic Stroke (BALANCE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)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1B91C" w14:textId="5BB3EB5D" w:rsidR="00D7195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L</w:t>
            </w:r>
            <w:ins w:id="21" w:author="Li,Yuting (HP Medicine) BII-CN-S" w:date="2026-04-27T09:45:00Z" w16du:dateUtc="2026-04-27T01:45:00Z">
              <w:r w:rsidR="00C17EF0">
                <w:rPr>
                  <w:rFonts w:asciiTheme="minorHAnsi" w:hAnsiTheme="minorHAnsi" w:cstheme="minorBidi" w:hint="eastAsia"/>
                  <w:snapToGrid w:val="0"/>
                  <w:color w:val="000000" w:themeColor="text1"/>
                  <w:sz w:val="20"/>
                  <w:lang w:eastAsia="zh-CN"/>
                </w:rPr>
                <w:t>uo</w:t>
              </w:r>
            </w:ins>
            <w:del w:id="22" w:author="Li,Yuting (HP Medicine) BII-CN-S" w:date="2026-04-27T09:45:00Z" w16du:dateUtc="2026-04-27T01:45:00Z">
              <w:r w:rsidDel="00C17EF0">
                <w:rPr>
                  <w:rFonts w:asciiTheme="minorHAnsi" w:hAnsiTheme="minorHAnsi" w:cstheme="minorBidi" w:hint="eastAsia"/>
                  <w:snapToGrid w:val="0"/>
                  <w:color w:val="000000" w:themeColor="text1"/>
                  <w:sz w:val="20"/>
                  <w:lang w:eastAsia="zh-CN"/>
                </w:rPr>
                <w:delText>ou</w:delText>
              </w:r>
            </w:del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ki</w:t>
            </w:r>
            <w:proofErr w:type="spellEnd"/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Liu</w:t>
            </w:r>
          </w:p>
        </w:tc>
        <w:tc>
          <w:tcPr>
            <w:tcW w:w="515" w:type="pc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2722A9" w14:textId="0AEEB623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4:35-4:55</w:t>
            </w: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69B624" w14:textId="4A89033D" w:rsidR="00D71953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20 min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F5851F1" w14:textId="77777777" w:rsidR="00894DF0" w:rsidRPr="00894DF0" w:rsidRDefault="00894DF0" w:rsidP="00894DF0">
            <w:pPr>
              <w:pStyle w:val="ListParagraph"/>
              <w:ind w:left="360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894DF0">
              <w:rPr>
                <w:rFonts w:ascii="Segoe UI Symbol" w:hAnsi="Segoe UI Symbol" w:cs="Segoe UI Symbol"/>
                <w:bCs/>
                <w:snapToGrid w:val="0"/>
                <w:color w:val="000000" w:themeColor="text1"/>
                <w:sz w:val="20"/>
                <w:lang w:eastAsia="zh-CN"/>
              </w:rPr>
              <w:t>☐</w:t>
            </w:r>
            <w:r w:rsidRPr="00894DF0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For information sharing (I)  </w:t>
            </w:r>
          </w:p>
          <w:p w14:paraId="3A4C5FE5" w14:textId="77777777" w:rsidR="00894DF0" w:rsidRPr="00894DF0" w:rsidRDefault="00894DF0" w:rsidP="00894DF0">
            <w:pPr>
              <w:pStyle w:val="ListParagraph"/>
              <w:ind w:left="360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894DF0">
              <w:rPr>
                <w:rFonts w:ascii="Segoe UI Symbol" w:hAnsi="Segoe UI Symbol" w:cs="Segoe UI Symbol"/>
                <w:bCs/>
                <w:snapToGrid w:val="0"/>
                <w:color w:val="000000" w:themeColor="text1"/>
                <w:sz w:val="20"/>
                <w:lang w:eastAsia="zh-CN"/>
              </w:rPr>
              <w:t>☐</w:t>
            </w:r>
            <w:r w:rsidRPr="00894DF0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For advice collection (A)  </w:t>
            </w:r>
          </w:p>
          <w:p w14:paraId="1F07A9C3" w14:textId="77777777" w:rsidR="00894DF0" w:rsidRPr="00894DF0" w:rsidRDefault="00894DF0" w:rsidP="00894DF0">
            <w:pPr>
              <w:pStyle w:val="ListParagraph"/>
              <w:ind w:left="360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894DF0">
              <w:rPr>
                <w:rFonts w:ascii="Segoe UI Symbol" w:hAnsi="Segoe UI Symbol" w:cs="Segoe UI Symbol"/>
                <w:bCs/>
                <w:snapToGrid w:val="0"/>
                <w:color w:val="000000" w:themeColor="text1"/>
                <w:sz w:val="20"/>
                <w:lang w:eastAsia="zh-CN"/>
              </w:rPr>
              <w:t>☑</w:t>
            </w:r>
            <w:r w:rsidRPr="00894DF0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For content endorsement (E)  </w:t>
            </w:r>
          </w:p>
          <w:p w14:paraId="1E4447E6" w14:textId="31B000E2" w:rsidR="00894DF0" w:rsidRPr="00894DF0" w:rsidRDefault="00894DF0" w:rsidP="00894DF0">
            <w:pPr>
              <w:pStyle w:val="ListParagraph"/>
              <w:ind w:left="360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894DF0">
              <w:rPr>
                <w:rFonts w:asciiTheme="minorHAnsi" w:hAnsiTheme="minorHAnsi" w:cstheme="minorHAnsi"/>
                <w:b/>
                <w:bCs/>
                <w:snapToGrid w:val="0"/>
                <w:color w:val="000000" w:themeColor="text1"/>
                <w:sz w:val="20"/>
                <w:lang w:eastAsia="zh-CN"/>
              </w:rPr>
              <w:t>Endorsed</w:t>
            </w:r>
            <w:r w:rsidR="00FF4054">
              <w:rPr>
                <w:rFonts w:asciiTheme="minorHAnsi" w:hAnsiTheme="minorHAnsi" w:cstheme="minorHAnsi" w:hint="eastAsia"/>
                <w:b/>
                <w:bCs/>
                <w:snapToGrid w:val="0"/>
                <w:color w:val="000000" w:themeColor="text1"/>
                <w:sz w:val="20"/>
                <w:lang w:eastAsia="zh-CN"/>
              </w:rPr>
              <w:t xml:space="preserve"> by PEC.</w:t>
            </w:r>
          </w:p>
          <w:p w14:paraId="29FF1F7F" w14:textId="38DD564B" w:rsidR="00D71953" w:rsidRDefault="00861448" w:rsidP="00F66668">
            <w:pPr>
              <w:pStyle w:val="ListParagraph"/>
              <w:numPr>
                <w:ilvl w:val="0"/>
                <w:numId w:val="34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Team confirmed that </w:t>
            </w:r>
            <w:r w:rsidR="006F413C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there is 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no label</w:t>
            </w:r>
            <w:r w:rsidR="007F7675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or</w:t>
            </w:r>
            <w:r w:rsidR="00374ABF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registrational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intention for this trial.</w:t>
            </w:r>
          </w:p>
          <w:p w14:paraId="787D4995" w14:textId="67D414EA" w:rsidR="00861448" w:rsidRPr="00861448" w:rsidRDefault="00861448" w:rsidP="00F66668">
            <w:pPr>
              <w:pStyle w:val="ListParagraph"/>
              <w:numPr>
                <w:ilvl w:val="0"/>
                <w:numId w:val="34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Boehringer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’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s </w:t>
            </w:r>
            <w:r w:rsidR="00DB0734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rights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6F413C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will </w:t>
            </w:r>
            <w:r w:rsidR="00F6666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need to be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further </w:t>
            </w:r>
            <w:r w:rsidR="004A3FAC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confirmed in the </w:t>
            </w:r>
            <w:r w:rsidR="00542CC7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contract</w:t>
            </w:r>
            <w:r w:rsidR="00F6666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.</w:t>
            </w:r>
          </w:p>
        </w:tc>
        <w:tc>
          <w:tcPr>
            <w:tcW w:w="5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7CD668" w14:textId="1F64E4BC" w:rsidR="00D71953" w:rsidRPr="000F5403" w:rsidRDefault="00BE1AFB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proofErr w:type="spellStart"/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L</w:t>
            </w:r>
            <w:ins w:id="23" w:author="Li,Yuting (HP Medicine) BII-CN-S" w:date="2026-04-27T09:45:00Z" w16du:dateUtc="2026-04-27T01:45:00Z">
              <w:r w:rsidR="00C17EF0">
                <w:rPr>
                  <w:rFonts w:asciiTheme="minorHAnsi" w:hAnsiTheme="minorHAnsi" w:cstheme="minorHAnsi" w:hint="eastAsia"/>
                  <w:snapToGrid w:val="0"/>
                  <w:sz w:val="20"/>
                  <w:lang w:eastAsia="zh-CN"/>
                </w:rPr>
                <w:t>uo</w:t>
              </w:r>
            </w:ins>
            <w:del w:id="24" w:author="Li,Yuting (HP Medicine) BII-CN-S" w:date="2026-04-27T09:45:00Z" w16du:dateUtc="2026-04-27T01:45:00Z">
              <w:r w:rsidDel="00C17EF0">
                <w:rPr>
                  <w:rFonts w:asciiTheme="minorHAnsi" w:hAnsiTheme="minorHAnsi" w:cstheme="minorHAnsi" w:hint="eastAsia"/>
                  <w:snapToGrid w:val="0"/>
                  <w:sz w:val="20"/>
                  <w:lang w:eastAsia="zh-CN"/>
                </w:rPr>
                <w:delText>ou</w:delText>
              </w:r>
            </w:del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ki</w:t>
            </w:r>
            <w:proofErr w:type="spellEnd"/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 xml:space="preserve"> Liu</w:t>
            </w:r>
          </w:p>
        </w:tc>
        <w:tc>
          <w:tcPr>
            <w:tcW w:w="43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3A4898" w14:textId="3F8E2E9E" w:rsidR="00D71953" w:rsidRPr="000F5403" w:rsidRDefault="00BE1AFB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May PEC</w:t>
            </w:r>
          </w:p>
        </w:tc>
      </w:tr>
      <w:tr w:rsidR="00D71953" w:rsidRPr="000F5403" w14:paraId="7C3D1824" w14:textId="77777777" w:rsidTr="0060567B">
        <w:trPr>
          <w:trHeight w:val="459"/>
        </w:trPr>
        <w:tc>
          <w:tcPr>
            <w:tcW w:w="155" w:type="pct"/>
            <w:tcBorders>
              <w:top w:val="doub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BF87E77" w14:textId="77777777" w:rsidR="00D71953" w:rsidRPr="006F43B0" w:rsidRDefault="00D71953" w:rsidP="00D71953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doub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71852F9" w14:textId="21DD0CFD" w:rsidR="00D71953" w:rsidRPr="00604855" w:rsidRDefault="00D71953" w:rsidP="00D71953">
            <w:pPr>
              <w:outlineLvl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val="de-DE"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MHEH</w:t>
            </w:r>
          </w:p>
        </w:tc>
        <w:tc>
          <w:tcPr>
            <w:tcW w:w="619" w:type="pct"/>
            <w:tcBorders>
              <w:top w:val="doub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B34200D" w14:textId="601D3C69" w:rsidR="00D71953" w:rsidRPr="00604855" w:rsidRDefault="00D71953" w:rsidP="00D71953">
            <w:pPr>
              <w:spacing w:line="220" w:lineRule="exact"/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val="de-DE" w:eastAsia="zh-CN"/>
              </w:rPr>
            </w:pPr>
          </w:p>
        </w:tc>
        <w:tc>
          <w:tcPr>
            <w:tcW w:w="515" w:type="pct"/>
            <w:tcBorders>
              <w:top w:val="doub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F2F2F2" w:themeFill="background1" w:themeFillShade="F2"/>
            <w:vAlign w:val="center"/>
          </w:tcPr>
          <w:p w14:paraId="19BE8DD5" w14:textId="2BC92F02" w:rsidR="00D71953" w:rsidRPr="00604855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val="de-DE" w:eastAsia="zh-CN"/>
              </w:rPr>
            </w:pPr>
          </w:p>
        </w:tc>
        <w:tc>
          <w:tcPr>
            <w:tcW w:w="310" w:type="pct"/>
            <w:tcBorders>
              <w:top w:val="doub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2F2F2" w:themeFill="background1" w:themeFillShade="F2"/>
            <w:vAlign w:val="center"/>
          </w:tcPr>
          <w:p w14:paraId="3E53E8A4" w14:textId="737A0971" w:rsidR="00D71953" w:rsidRPr="00604855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val="de-DE" w:eastAsia="zh-CN"/>
              </w:rPr>
            </w:pPr>
          </w:p>
        </w:tc>
        <w:tc>
          <w:tcPr>
            <w:tcW w:w="1365" w:type="pct"/>
            <w:tcBorders>
              <w:top w:val="doub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410A143" w14:textId="77777777" w:rsidR="00D71953" w:rsidRPr="00604855" w:rsidRDefault="00D71953" w:rsidP="00D71953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val="de-DE" w:eastAsia="zh-CN"/>
              </w:rPr>
            </w:pPr>
          </w:p>
        </w:tc>
        <w:tc>
          <w:tcPr>
            <w:tcW w:w="575" w:type="pct"/>
            <w:tcBorders>
              <w:top w:val="doub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D075E54" w14:textId="77777777" w:rsidR="00D71953" w:rsidRPr="00604855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val="de-DE" w:eastAsia="zh-CN"/>
              </w:rPr>
            </w:pPr>
          </w:p>
        </w:tc>
        <w:tc>
          <w:tcPr>
            <w:tcW w:w="430" w:type="pct"/>
            <w:tcBorders>
              <w:top w:val="doub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EBAB84D" w14:textId="77777777" w:rsidR="00D71953" w:rsidRPr="00604855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val="de-DE" w:eastAsia="zh-CN"/>
              </w:rPr>
            </w:pPr>
          </w:p>
        </w:tc>
      </w:tr>
      <w:tr w:rsidR="00D71953" w:rsidRPr="000F5403" w14:paraId="71A88228" w14:textId="77777777" w:rsidTr="0060567B">
        <w:trPr>
          <w:trHeight w:val="459"/>
        </w:trPr>
        <w:tc>
          <w:tcPr>
            <w:tcW w:w="15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FC9111F" w14:textId="77777777" w:rsidR="00D71953" w:rsidRPr="00604855" w:rsidRDefault="00D71953" w:rsidP="00D71953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val="de-DE" w:eastAsia="zh-CN"/>
              </w:rPr>
            </w:pPr>
            <w:bookmarkStart w:id="25" w:name="_Hlk220916819"/>
          </w:p>
        </w:tc>
        <w:tc>
          <w:tcPr>
            <w:tcW w:w="1031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FA2B638" w14:textId="47AE9090" w:rsidR="00D71953" w:rsidRPr="0060157D" w:rsidRDefault="00D71953" w:rsidP="00D71953">
            <w:pPr>
              <w:outlineLvl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Portfolio u</w:t>
            </w:r>
            <w:r w:rsidRPr="00F223F5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pdates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-MHEH</w:t>
            </w:r>
          </w:p>
        </w:tc>
        <w:tc>
          <w:tcPr>
            <w:tcW w:w="619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03541A9" w14:textId="6B382988" w:rsidR="00D71953" w:rsidRPr="007A26E2" w:rsidRDefault="00D71953" w:rsidP="00D71953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Yuting Li</w:t>
            </w:r>
            <w:r w:rsidRPr="00EB2470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,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Freya Zhu</w:t>
            </w:r>
          </w:p>
        </w:tc>
        <w:tc>
          <w:tcPr>
            <w:tcW w:w="515" w:type="pct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5624B687" w14:textId="6F7EDFDA" w:rsidR="00D71953" w:rsidRPr="00604855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val="de-DE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val="de-DE" w:eastAsia="zh-CN"/>
              </w:rPr>
              <w:t>4:55-5:05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597B337B" w14:textId="3D88F03D" w:rsidR="00D71953" w:rsidRPr="00604855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val="de-DE"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10 min</w:t>
            </w:r>
          </w:p>
        </w:tc>
        <w:tc>
          <w:tcPr>
            <w:tcW w:w="1365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vAlign w:val="center"/>
          </w:tcPr>
          <w:p w14:paraId="6672D8BD" w14:textId="64EDD6C2" w:rsidR="00D71953" w:rsidRPr="00542CC7" w:rsidRDefault="00542CC7" w:rsidP="006F4EB5">
            <w:pPr>
              <w:pStyle w:val="ListParagraph"/>
              <w:numPr>
                <w:ilvl w:val="0"/>
                <w:numId w:val="35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Considering potential</w:t>
            </w:r>
            <w:r w:rsidRPr="00542CC7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ethnic difference</w:t>
            </w:r>
            <w:r w:rsidR="00200F9E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s</w:t>
            </w:r>
            <w:r w:rsidRPr="00542CC7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i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n GA and </w:t>
            </w:r>
            <w:r w:rsidR="00200F9E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the 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lack of sufficient data to understand the disease in China, </w:t>
            </w:r>
            <w:ins w:id="26" w:author="Li,Yuting (HP Medicine) BII-CN-S" w:date="2026-04-27T14:33:00Z" w16du:dateUtc="2026-04-27T06:33:00Z">
              <w:r w:rsidR="006D41BD">
                <w:rPr>
                  <w:rFonts w:asciiTheme="minorHAnsi" w:hAnsiTheme="minorHAnsi" w:cstheme="minorHAnsi" w:hint="eastAsia"/>
                  <w:bCs/>
                  <w:snapToGrid w:val="0"/>
                  <w:color w:val="000000" w:themeColor="text1"/>
                  <w:sz w:val="20"/>
                  <w:lang w:eastAsia="zh-CN"/>
                </w:rPr>
                <w:t>PEC suggested</w:t>
              </w:r>
            </w:ins>
            <w:ins w:id="27" w:author="Li,Yuting (HP Medicine) BII-CN-S" w:date="2026-04-27T14:35:00Z" w16du:dateUtc="2026-04-27T06:35:00Z">
              <w:r w:rsidR="00F07DAE">
                <w:rPr>
                  <w:rFonts w:asciiTheme="minorHAnsi" w:hAnsiTheme="minorHAnsi" w:cstheme="minorHAnsi" w:hint="eastAsia"/>
                  <w:bCs/>
                  <w:snapToGrid w:val="0"/>
                  <w:color w:val="000000" w:themeColor="text1"/>
                  <w:sz w:val="20"/>
                  <w:lang w:eastAsia="zh-CN"/>
                </w:rPr>
                <w:t xml:space="preserve"> </w:t>
              </w:r>
            </w:ins>
            <w:del w:id="28" w:author="Li,Yuting (HP Medicine) BII-CN-S" w:date="2026-04-27T14:35:00Z" w16du:dateUtc="2026-04-27T06:35:00Z">
              <w:r w:rsidDel="00F07DAE">
                <w:rPr>
                  <w:rFonts w:asciiTheme="minorHAnsi" w:hAnsiTheme="minorHAnsi" w:cstheme="minorHAnsi" w:hint="eastAsia"/>
                  <w:bCs/>
                  <w:snapToGrid w:val="0"/>
                  <w:color w:val="000000" w:themeColor="text1"/>
                  <w:sz w:val="20"/>
                  <w:lang w:eastAsia="zh-CN"/>
                </w:rPr>
                <w:delText xml:space="preserve">the team </w:delText>
              </w:r>
            </w:del>
            <w:del w:id="29" w:author="Li,Yuting (HP Medicine) BII-CN-S" w:date="2026-04-27T14:33:00Z" w16du:dateUtc="2026-04-27T06:33:00Z">
              <w:r w:rsidDel="006D41BD">
                <w:rPr>
                  <w:rFonts w:asciiTheme="minorHAnsi" w:hAnsiTheme="minorHAnsi" w:cstheme="minorHAnsi" w:hint="eastAsia"/>
                  <w:bCs/>
                  <w:snapToGrid w:val="0"/>
                  <w:color w:val="000000" w:themeColor="text1"/>
                  <w:sz w:val="20"/>
                  <w:lang w:eastAsia="zh-CN"/>
                </w:rPr>
                <w:delText xml:space="preserve">needs to </w:delText>
              </w:r>
            </w:del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follow</w:t>
            </w:r>
            <w:ins w:id="30" w:author="Li,Yuting (HP Medicine) BII-CN-S" w:date="2026-04-27T14:35:00Z" w16du:dateUtc="2026-04-27T06:35:00Z">
              <w:r w:rsidR="00F07DAE">
                <w:rPr>
                  <w:rFonts w:asciiTheme="minorHAnsi" w:hAnsiTheme="minorHAnsi" w:cstheme="minorHAnsi" w:hint="eastAsia"/>
                  <w:bCs/>
                  <w:snapToGrid w:val="0"/>
                  <w:color w:val="000000" w:themeColor="text1"/>
                  <w:sz w:val="20"/>
                  <w:lang w:eastAsia="zh-CN"/>
                </w:rPr>
                <w:t>ing</w:t>
              </w:r>
            </w:ins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up on the COMPASS ECR prospective cohort.</w:t>
            </w:r>
          </w:p>
        </w:tc>
        <w:tc>
          <w:tcPr>
            <w:tcW w:w="57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EF1A971" w14:textId="2156C0B1" w:rsidR="00D71953" w:rsidRPr="00542CC7" w:rsidRDefault="00DD04E8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del w:id="31" w:author="Li,Yuting (HP Medicine) BII-CN-S" w:date="2026-04-27T14:33:00Z" w16du:dateUtc="2026-04-27T06:33:00Z">
              <w:r w:rsidRPr="002C5711" w:rsidDel="00CF0E86">
                <w:rPr>
                  <w:rFonts w:asciiTheme="minorHAnsi" w:hAnsiTheme="minorHAnsi" w:cstheme="minorHAnsi"/>
                  <w:bCs/>
                  <w:snapToGrid w:val="0"/>
                  <w:color w:val="FF0000"/>
                  <w:sz w:val="20"/>
                  <w:lang w:eastAsia="zh-CN"/>
                  <w:rPrChange w:id="32" w:author="Li,Yuting (HP Medicine) BII-CN-S" w:date="2026-04-27T09:46:00Z" w16du:dateUtc="2026-04-27T01:46:00Z">
                    <w:rPr>
                      <w:rFonts w:asciiTheme="minorHAnsi" w:hAnsiTheme="minorHAnsi" w:cstheme="minorHAnsi"/>
                      <w:bCs/>
                      <w:snapToGrid w:val="0"/>
                      <w:sz w:val="20"/>
                      <w:lang w:eastAsia="zh-CN"/>
                    </w:rPr>
                  </w:rPrChange>
                </w:rPr>
                <w:delText>Project team</w:delText>
              </w:r>
            </w:del>
          </w:p>
        </w:tc>
        <w:tc>
          <w:tcPr>
            <w:tcW w:w="430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7FE4BA2" w14:textId="40308B24" w:rsidR="00D71953" w:rsidRPr="00542CC7" w:rsidRDefault="00F56086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del w:id="33" w:author="Li,Yuting (HP Medicine) BII-CN-S" w:date="2026-04-27T14:33:00Z" w16du:dateUtc="2026-04-27T06:33:00Z">
              <w:r w:rsidDel="00CF0E86">
                <w:rPr>
                  <w:rFonts w:asciiTheme="minorHAnsi" w:hAnsiTheme="minorHAnsi" w:cstheme="minorHAnsi" w:hint="eastAsia"/>
                  <w:snapToGrid w:val="0"/>
                  <w:sz w:val="20"/>
                  <w:lang w:eastAsia="zh-CN"/>
                </w:rPr>
                <w:delText>May PEC</w:delText>
              </w:r>
            </w:del>
          </w:p>
        </w:tc>
      </w:tr>
      <w:bookmarkEnd w:id="25"/>
      <w:tr w:rsidR="00D71953" w:rsidRPr="00D97EE1" w14:paraId="73653414" w14:textId="77777777" w:rsidTr="0060567B">
        <w:trPr>
          <w:trHeight w:val="393"/>
        </w:trPr>
        <w:tc>
          <w:tcPr>
            <w:tcW w:w="155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120CC950" w14:textId="77777777" w:rsidR="00D71953" w:rsidRPr="00663D49" w:rsidRDefault="00D71953" w:rsidP="00D71953">
            <w:pPr>
              <w:pStyle w:val="ListParagraph"/>
              <w:ind w:left="413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3060640A" w14:textId="77777777" w:rsidR="00D71953" w:rsidRPr="000F5403" w:rsidRDefault="00D71953" w:rsidP="00D71953">
            <w:pPr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Close</w:t>
            </w:r>
          </w:p>
        </w:tc>
        <w:tc>
          <w:tcPr>
            <w:tcW w:w="619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7CEAA0F5" w14:textId="77777777" w:rsidR="00D71953" w:rsidRPr="000F5403" w:rsidRDefault="00D71953" w:rsidP="00D71953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515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06810237" w14:textId="56356163" w:rsidR="00D71953" w:rsidRPr="000F5403" w:rsidRDefault="00D71953" w:rsidP="00D71953">
            <w:pPr>
              <w:jc w:val="center"/>
              <w:rPr>
                <w:rFonts w:asciiTheme="minorHAnsi" w:hAnsiTheme="minorHAnsi" w:cstheme="minorBidi"/>
                <w:b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napToGrid w:val="0"/>
                <w:sz w:val="20"/>
                <w:lang w:eastAsia="zh-CN"/>
              </w:rPr>
              <w:t>5:05</w:t>
            </w:r>
          </w:p>
        </w:tc>
        <w:tc>
          <w:tcPr>
            <w:tcW w:w="310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1E3EB4F9" w14:textId="0D59B7C7" w:rsidR="00D71953" w:rsidRPr="00E460DB" w:rsidRDefault="00D71953" w:rsidP="00D7195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/>
                <w:bCs/>
                <w:sz w:val="20"/>
                <w:lang w:eastAsia="zh-CN"/>
              </w:rPr>
              <w:t xml:space="preserve">185 </w:t>
            </w:r>
            <w:r w:rsidRPr="00E460DB">
              <w:rPr>
                <w:rFonts w:asciiTheme="minorHAnsi" w:hAnsiTheme="minorHAnsi" w:cstheme="minorHAnsi" w:hint="eastAsia"/>
                <w:b/>
                <w:bCs/>
                <w:sz w:val="20"/>
                <w:lang w:eastAsia="zh-CN"/>
              </w:rPr>
              <w:t>min</w:t>
            </w:r>
          </w:p>
        </w:tc>
        <w:tc>
          <w:tcPr>
            <w:tcW w:w="1365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66B188C0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  <w:tc>
          <w:tcPr>
            <w:tcW w:w="575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43D814DA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  <w:tc>
          <w:tcPr>
            <w:tcW w:w="430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53A4C6A3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</w:tr>
    </w:tbl>
    <w:p w14:paraId="32E460C4" w14:textId="77777777" w:rsidR="00350EB7" w:rsidRDefault="00350EB7" w:rsidP="00703F42">
      <w:pPr>
        <w:rPr>
          <w:rFonts w:asciiTheme="minorHAnsi" w:hAnsiTheme="minorHAnsi" w:cstheme="minorHAnsi"/>
          <w:bCs/>
          <w:sz w:val="22"/>
          <w:szCs w:val="22"/>
          <w:lang w:eastAsia="zh-CN"/>
        </w:rPr>
      </w:pPr>
    </w:p>
    <w:p w14:paraId="21827486" w14:textId="392A9D61" w:rsidR="00382A7D" w:rsidRDefault="00382A7D" w:rsidP="00703F42">
      <w:pPr>
        <w:rPr>
          <w:rFonts w:asciiTheme="minorHAnsi" w:hAnsiTheme="minorHAnsi" w:cstheme="minorHAnsi"/>
          <w:sz w:val="22"/>
          <w:szCs w:val="26"/>
          <w:lang w:eastAsia="zh-CN"/>
        </w:rPr>
      </w:pPr>
      <w:r w:rsidRPr="00631592">
        <w:rPr>
          <w:rFonts w:asciiTheme="minorHAnsi" w:hAnsiTheme="minorHAnsi" w:cstheme="minorHAnsi"/>
          <w:bCs/>
          <w:sz w:val="22"/>
          <w:szCs w:val="22"/>
          <w:lang w:eastAsia="zh-CN"/>
        </w:rPr>
        <w:t xml:space="preserve">*Purpose of the presentation: Information sharing </w:t>
      </w:r>
      <w:r w:rsidRPr="00631592">
        <w:rPr>
          <w:rFonts w:asciiTheme="minorHAnsi" w:hAnsiTheme="minorHAnsi" w:cstheme="minorHAnsi"/>
          <w:b/>
          <w:bCs/>
          <w:sz w:val="22"/>
          <w:szCs w:val="22"/>
          <w:lang w:eastAsia="zh-CN"/>
        </w:rPr>
        <w:t>(I)</w:t>
      </w:r>
      <w:r w:rsidRPr="00631592">
        <w:rPr>
          <w:rFonts w:asciiTheme="minorHAnsi" w:hAnsiTheme="minorHAnsi" w:cstheme="minorHAnsi"/>
          <w:bCs/>
          <w:sz w:val="22"/>
          <w:szCs w:val="22"/>
          <w:lang w:eastAsia="zh-CN"/>
        </w:rPr>
        <w:t xml:space="preserve">, Advice collection </w:t>
      </w:r>
      <w:r w:rsidRPr="00631592">
        <w:rPr>
          <w:rFonts w:asciiTheme="minorHAnsi" w:hAnsiTheme="minorHAnsi" w:cstheme="minorHAnsi"/>
          <w:b/>
          <w:bCs/>
          <w:sz w:val="22"/>
          <w:szCs w:val="22"/>
          <w:lang w:eastAsia="zh-CN"/>
        </w:rPr>
        <w:t>(A)</w:t>
      </w:r>
      <w:r w:rsidRPr="00631592">
        <w:rPr>
          <w:rFonts w:asciiTheme="minorHAnsi" w:hAnsiTheme="minorHAnsi" w:cstheme="minorHAnsi"/>
          <w:bCs/>
          <w:sz w:val="22"/>
          <w:szCs w:val="22"/>
          <w:lang w:eastAsia="zh-CN"/>
        </w:rPr>
        <w:t xml:space="preserve">, and Content Endorsement </w:t>
      </w:r>
      <w:r w:rsidRPr="00631592">
        <w:rPr>
          <w:rFonts w:asciiTheme="minorHAnsi" w:hAnsiTheme="minorHAnsi" w:cstheme="minorHAnsi"/>
          <w:b/>
          <w:bCs/>
          <w:sz w:val="22"/>
          <w:szCs w:val="22"/>
          <w:lang w:eastAsia="zh-CN"/>
        </w:rPr>
        <w:t>(E)</w:t>
      </w:r>
    </w:p>
    <w:p w14:paraId="2C1F89FB" w14:textId="4F51A461" w:rsidR="00703F42" w:rsidRDefault="00063223" w:rsidP="00703F42">
      <w:pPr>
        <w:rPr>
          <w:rFonts w:asciiTheme="minorHAnsi" w:hAnsiTheme="minorHAnsi" w:cstheme="minorHAnsi"/>
          <w:sz w:val="22"/>
          <w:szCs w:val="26"/>
          <w:lang w:eastAsia="zh-CN"/>
        </w:rPr>
      </w:pPr>
      <w:r>
        <w:rPr>
          <w:rFonts w:asciiTheme="minorHAnsi" w:hAnsiTheme="minorHAnsi" w:cstheme="minorHAnsi"/>
          <w:sz w:val="22"/>
          <w:szCs w:val="26"/>
          <w:lang w:eastAsia="zh-CN"/>
        </w:rPr>
        <w:lastRenderedPageBreak/>
        <w:br w:type="page"/>
      </w:r>
    </w:p>
    <w:tbl>
      <w:tblPr>
        <w:tblW w:w="4769" w:type="pct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796"/>
        <w:gridCol w:w="6534"/>
      </w:tblGrid>
      <w:tr w:rsidR="00500992" w:rsidRPr="00631592" w14:paraId="51AF7678" w14:textId="77777777" w:rsidTr="0048789F">
        <w:trPr>
          <w:trHeight w:val="298"/>
        </w:trPr>
        <w:tc>
          <w:tcPr>
            <w:tcW w:w="5000" w:type="pct"/>
            <w:gridSpan w:val="2"/>
          </w:tcPr>
          <w:p w14:paraId="4C396A4A" w14:textId="77777777" w:rsidR="00500992" w:rsidRPr="00631592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lastRenderedPageBreak/>
              <w:t xml:space="preserve">Standing members &amp; </w:t>
            </w:r>
            <w:r w:rsidRPr="00113B81">
              <w:rPr>
                <w:rFonts w:asciiTheme="minorHAnsi" w:hAnsiTheme="minorHAnsi" w:cstheme="minorHAnsi"/>
                <w:b/>
                <w:bCs/>
                <w:snapToGrid w:val="0"/>
                <w:lang w:eastAsia="zh-CN"/>
              </w:rPr>
              <w:t xml:space="preserve">Standing </w:t>
            </w:r>
            <w:r>
              <w:rPr>
                <w:rFonts w:asciiTheme="minorHAnsi" w:hAnsiTheme="minorHAnsi" w:cstheme="minorHAnsi"/>
                <w:b/>
                <w:bCs/>
                <w:snapToGrid w:val="0"/>
                <w:lang w:eastAsia="zh-CN"/>
              </w:rPr>
              <w:t xml:space="preserve">invitation &amp; Guests </w:t>
            </w:r>
          </w:p>
        </w:tc>
      </w:tr>
      <w:tr w:rsidR="00D65CE5" w:rsidRPr="00636BF3" w14:paraId="48B1527A" w14:textId="77777777" w:rsidTr="0048789F">
        <w:trPr>
          <w:trHeight w:val="1164"/>
        </w:trPr>
        <w:tc>
          <w:tcPr>
            <w:tcW w:w="2720" w:type="pct"/>
          </w:tcPr>
          <w:p w14:paraId="5360AE69" w14:textId="77777777" w:rsidR="00500992" w:rsidRPr="00866169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Standing members (Full meeting participation):</w:t>
            </w:r>
          </w:p>
          <w:p w14:paraId="0BE18957" w14:textId="2D23D8B7" w:rsidR="00BE7553" w:rsidRPr="005D5728" w:rsidRDefault="00500992" w:rsidP="005D5728">
            <w:pPr>
              <w:pStyle w:val="ListParagraph"/>
              <w:ind w:leftChars="145" w:left="348"/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5D5728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Chair</w:t>
            </w:r>
            <w:r w:rsidR="005D5728">
              <w:rPr>
                <w:rFonts w:asciiTheme="minorHAnsi" w:hAnsiTheme="minorHAnsi" w:cstheme="minorHAnsi" w:hint="eastAsia"/>
                <w:b/>
                <w:snapToGrid w:val="0"/>
                <w:szCs w:val="24"/>
                <w:lang w:eastAsia="zh-CN"/>
              </w:rPr>
              <w:t>:</w:t>
            </w:r>
          </w:p>
          <w:p w14:paraId="3F0FE3A9" w14:textId="12381099" w:rsidR="00500992" w:rsidRPr="002631D4" w:rsidRDefault="00EB6CF0" w:rsidP="002631D4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2631D4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Head of Medicine:</w:t>
            </w:r>
            <w:r w:rsidR="001F0A10" w:rsidRPr="002631D4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</w:t>
            </w:r>
            <w:r w:rsidR="00500992" w:rsidRPr="002631D4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Wei Zhang</w:t>
            </w:r>
          </w:p>
          <w:p w14:paraId="5F9DAB5A" w14:textId="77777777" w:rsidR="00500992" w:rsidRPr="005D5728" w:rsidRDefault="00500992" w:rsidP="005D5728">
            <w:pPr>
              <w:pStyle w:val="ListParagraph"/>
              <w:ind w:leftChars="145" w:left="348"/>
              <w:rPr>
                <w:rFonts w:asciiTheme="minorHAnsi" w:hAnsiTheme="minorHAnsi" w:cstheme="minorHAnsi"/>
                <w:b/>
                <w:snapToGrid w:val="0"/>
                <w:szCs w:val="24"/>
                <w:lang w:val="de-DE" w:eastAsia="zh-CN"/>
              </w:rPr>
            </w:pPr>
            <w:r w:rsidRPr="005D5728">
              <w:rPr>
                <w:rFonts w:asciiTheme="minorHAnsi" w:hAnsiTheme="minorHAnsi" w:cstheme="minorHAnsi"/>
                <w:b/>
                <w:snapToGrid w:val="0"/>
                <w:szCs w:val="24"/>
                <w:lang w:val="de-DE" w:eastAsia="zh-CN"/>
              </w:rPr>
              <w:t>Function Heads:</w:t>
            </w:r>
          </w:p>
          <w:p w14:paraId="4E0D15A7" w14:textId="75AAACDF" w:rsidR="00610F9B" w:rsidRPr="00E803E6" w:rsidRDefault="00610F9B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 xml:space="preserve">Head of TA 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CRM</w:t>
            </w: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 xml:space="preserve"> Medicine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: Emma Xie</w:t>
            </w:r>
          </w:p>
          <w:p w14:paraId="6B36E324" w14:textId="19CC146E" w:rsidR="0003065C" w:rsidRPr="00614919" w:rsidRDefault="0003065C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>Head of TA INFL Medicine</w:t>
            </w:r>
            <w:r w:rsidR="00610F9B">
              <w:rPr>
                <w:rFonts w:asciiTheme="minorHAnsi" w:hAnsiTheme="minorHAnsi" w:cstheme="minorBidi" w:hint="eastAsia"/>
                <w:snapToGrid w:val="0"/>
                <w:lang w:eastAsia="zh-CN"/>
              </w:rPr>
              <w:t>: Helen Tao</w:t>
            </w:r>
          </w:p>
          <w:p w14:paraId="33B4BFBC" w14:textId="2FEFD160" w:rsidR="0003065C" w:rsidRDefault="0003065C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H</w:t>
            </w:r>
            <w: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ead of TA </w:t>
            </w:r>
            <w:r w:rsidR="00610F9B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MHEH</w:t>
            </w:r>
            <w: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Medicine</w:t>
            </w:r>
            <w:r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 xml:space="preserve"> and </w:t>
            </w:r>
            <w:r w:rsidR="001726C2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Head of PPM</w:t>
            </w:r>
            <w:r w:rsidR="00610F9B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 xml:space="preserve">: </w:t>
            </w:r>
            <w:proofErr w:type="spellStart"/>
            <w:r w:rsidR="00610F9B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Meiruo</w:t>
            </w:r>
            <w:proofErr w:type="spellEnd"/>
            <w:r w:rsidR="00610F9B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 xml:space="preserve"> Liu</w:t>
            </w:r>
          </w:p>
          <w:p w14:paraId="1D413FBC" w14:textId="7EB2C22C" w:rsidR="0003065C" w:rsidRPr="00610F9B" w:rsidRDefault="0003065C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 TA Oncology Medicine</w:t>
            </w:r>
            <w:r w:rsidR="00855CC4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: Sally Chen</w:t>
            </w:r>
          </w:p>
          <w:p w14:paraId="3EC3772F" w14:textId="77777777" w:rsidR="00500992" w:rsidRPr="00866169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 RA: </w:t>
            </w: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Kun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>cy Xia</w:t>
            </w: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 </w:t>
            </w:r>
          </w:p>
          <w:p w14:paraId="6BC01798" w14:textId="2AD01470" w:rsidR="00500992" w:rsidRPr="002872B0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CDO: Jessie Song </w:t>
            </w:r>
          </w:p>
          <w:p w14:paraId="43561409" w14:textId="77777777" w:rsidR="00500992" w:rsidRPr="00974F95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BDS:</w:t>
            </w: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</w:t>
            </w:r>
            <w:r w:rsidRPr="00974F95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Hongjie Deng </w:t>
            </w:r>
          </w:p>
          <w:p w14:paraId="584B73D0" w14:textId="4E24632E" w:rsidR="00500992" w:rsidRPr="002872B0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</w:t>
            </w:r>
            <w:r w:rsidR="00266A48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RWE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: </w:t>
            </w:r>
            <w:r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Qiang Li </w:t>
            </w:r>
          </w:p>
          <w:p w14:paraId="61A6C488" w14:textId="0227E41E" w:rsidR="00500992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</w:pPr>
            <w:r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Head of PSPV</w:t>
            </w:r>
            <w:r w:rsidR="00141C04"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: L</w:t>
            </w:r>
            <w:r w:rsidR="00141C04"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i</w:t>
            </w:r>
            <w:r w:rsidR="00141C04"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ng Xu</w:t>
            </w:r>
          </w:p>
          <w:p w14:paraId="4FA73959" w14:textId="3258189E" w:rsidR="001C2D3E" w:rsidRPr="004E4198" w:rsidRDefault="001C2D3E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</w:pPr>
            <w:r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 xml:space="preserve">Head of </w:t>
            </w:r>
            <w:r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QM:</w:t>
            </w: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 xml:space="preserve"> </w:t>
            </w:r>
            <w:r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Je</w:t>
            </w: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nnifer Tong</w:t>
            </w:r>
          </w:p>
          <w:p w14:paraId="53168235" w14:textId="74FB3448" w:rsidR="003B494E" w:rsidRPr="004E4198" w:rsidRDefault="003B494E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</w:pPr>
            <w:r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Head of X-TA Excellence</w:t>
            </w:r>
            <w:r w:rsidR="004E4198"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: Grace Wang</w:t>
            </w:r>
          </w:p>
          <w:p w14:paraId="0B2CB311" w14:textId="29AE516E" w:rsidR="00500992" w:rsidRPr="00C867CB" w:rsidRDefault="00141C04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 xml:space="preserve">Head of Development </w:t>
            </w:r>
            <w:r w:rsidR="005D4803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 xml:space="preserve">CMC </w:t>
            </w:r>
            <w:r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 xml:space="preserve">China: </w:t>
            </w:r>
            <w:r w:rsidR="00655480" w:rsidRPr="00450A7B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Yanling Wang</w:t>
            </w:r>
          </w:p>
          <w:p w14:paraId="109DE167" w14:textId="45A8995A" w:rsidR="00C867CB" w:rsidRPr="004A3B33" w:rsidRDefault="00AB152F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AB152F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Medicine Insights and PMO</w:t>
            </w:r>
            <w:r w:rsidR="00C867CB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: Harry Hua</w:t>
            </w:r>
          </w:p>
          <w:p w14:paraId="13DCE3B8" w14:textId="77777777" w:rsidR="004A3B33" w:rsidRPr="00866169" w:rsidRDefault="004A3B33" w:rsidP="004A3B33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Guests:</w:t>
            </w:r>
          </w:p>
          <w:p w14:paraId="26264A1F" w14:textId="4A0BF61C" w:rsidR="004A3B33" w:rsidRPr="004E4198" w:rsidRDefault="004A3B33" w:rsidP="00A11C77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89102C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HR</w:t>
            </w:r>
            <w:r w:rsidR="0089102C" w:rsidRPr="0089102C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: M</w:t>
            </w:r>
            <w:r w:rsidR="0089102C" w:rsidRPr="0089102C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i</w:t>
            </w:r>
            <w:r w:rsidR="0089102C" w:rsidRPr="0089102C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chelle Zhou</w:t>
            </w:r>
          </w:p>
        </w:tc>
        <w:tc>
          <w:tcPr>
            <w:tcW w:w="2280" w:type="pct"/>
          </w:tcPr>
          <w:p w14:paraId="25F6430F" w14:textId="77777777" w:rsidR="00500992" w:rsidRPr="008A60B1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Standing invitation:</w:t>
            </w:r>
          </w:p>
          <w:p w14:paraId="43CA5A48" w14:textId="20EE8557" w:rsidR="00500992" w:rsidRPr="00866169" w:rsidRDefault="00500992" w:rsidP="00A11C77">
            <w:pPr>
              <w:pStyle w:val="ListParagraph"/>
              <w:numPr>
                <w:ilvl w:val="0"/>
                <w:numId w:val="4"/>
              </w:numPr>
              <w:ind w:left="720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Head of HK Medicine: </w:t>
            </w:r>
            <w:r w:rsidR="00F91F45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Karen Yue</w:t>
            </w:r>
            <w:r w:rsidR="004E4198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n</w:t>
            </w:r>
          </w:p>
          <w:p w14:paraId="44F64E0E" w14:textId="77777777" w:rsidR="00500992" w:rsidRPr="00866169" w:rsidRDefault="00500992" w:rsidP="00A11C77">
            <w:pPr>
              <w:pStyle w:val="ListParagraph"/>
              <w:numPr>
                <w:ilvl w:val="0"/>
                <w:numId w:val="4"/>
              </w:numPr>
              <w:ind w:left="720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Head of TW Medicine: </w:t>
            </w: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Carol Yang</w:t>
            </w:r>
          </w:p>
          <w:p w14:paraId="548B21FF" w14:textId="77777777" w:rsidR="00500992" w:rsidRPr="00866169" w:rsidRDefault="00500992" w:rsidP="0048789F">
            <w:pPr>
              <w:pStyle w:val="ListParagraph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  <w:p w14:paraId="78A40DC6" w14:textId="77777777" w:rsidR="00500992" w:rsidRPr="00866169" w:rsidRDefault="00500992" w:rsidP="0048789F">
            <w:pPr>
              <w:pStyle w:val="ListParagraph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</w:tc>
      </w:tr>
      <w:tr w:rsidR="00D65CE5" w:rsidRPr="00631592" w14:paraId="72FF968E" w14:textId="77777777" w:rsidTr="0048789F">
        <w:trPr>
          <w:trHeight w:val="298"/>
        </w:trPr>
        <w:tc>
          <w:tcPr>
            <w:tcW w:w="2720" w:type="pct"/>
          </w:tcPr>
          <w:p w14:paraId="55B5DB60" w14:textId="77777777" w:rsidR="00500992" w:rsidRPr="00631592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113B81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>Members per TA</w:t>
            </w:r>
            <w:r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 xml:space="preserve"> </w:t>
            </w:r>
            <w:r w:rsidRPr="00631592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(Oncology)</w:t>
            </w:r>
          </w:p>
        </w:tc>
        <w:tc>
          <w:tcPr>
            <w:tcW w:w="2280" w:type="pct"/>
          </w:tcPr>
          <w:p w14:paraId="3CADCF89" w14:textId="77777777" w:rsidR="00500992" w:rsidRPr="00631592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D65CE5" w:rsidRPr="00CF0E86" w14:paraId="451A9762" w14:textId="77777777" w:rsidTr="0048789F">
        <w:trPr>
          <w:trHeight w:val="841"/>
        </w:trPr>
        <w:tc>
          <w:tcPr>
            <w:tcW w:w="2720" w:type="pct"/>
          </w:tcPr>
          <w:p w14:paraId="70C22883" w14:textId="269C83C6" w:rsidR="00500992" w:rsidRPr="00335789" w:rsidRDefault="00D61331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a</w:t>
            </w:r>
            <w:r w:rsidR="00500992">
              <w:rPr>
                <w:rFonts w:asciiTheme="minorHAnsi" w:hAnsiTheme="minorHAnsi" w:cstheme="minorBidi"/>
                <w:snapToGrid w:val="0"/>
                <w:lang w:eastAsia="zh-CN"/>
              </w:rPr>
              <w:t>TAH</w:t>
            </w:r>
            <w:proofErr w:type="spellEnd"/>
            <w:r w:rsidR="00500992">
              <w:rPr>
                <w:rFonts w:asciiTheme="minorHAnsi" w:hAnsiTheme="minorHAnsi" w:cstheme="minorBidi"/>
                <w:snapToGrid w:val="0"/>
                <w:lang w:eastAsia="zh-CN"/>
              </w:rPr>
              <w:t xml:space="preserve">: </w:t>
            </w:r>
            <w:r w:rsidR="009549CF">
              <w:rPr>
                <w:rFonts w:asciiTheme="minorHAnsi" w:hAnsiTheme="minorHAnsi" w:cstheme="minorBidi" w:hint="eastAsia"/>
                <w:snapToGrid w:val="0"/>
                <w:lang w:eastAsia="zh-CN"/>
              </w:rPr>
              <w:t>Elaine Yu</w:t>
            </w:r>
          </w:p>
          <w:p w14:paraId="639927EB" w14:textId="752FA85F" w:rsidR="00500992" w:rsidRDefault="001726C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R</w:t>
            </w:r>
            <w:r w:rsidR="00E432F2">
              <w:rPr>
                <w:rFonts w:asciiTheme="minorHAnsi" w:hAnsiTheme="minorHAnsi" w:cstheme="minorBidi" w:hint="eastAsia"/>
                <w:snapToGrid w:val="0"/>
                <w:lang w:eastAsia="zh-CN"/>
              </w:rPr>
              <w:t>P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L</w:t>
            </w:r>
            <w:r w:rsidR="00500992">
              <w:rPr>
                <w:rFonts w:asciiTheme="minorHAnsi" w:hAnsiTheme="minorHAnsi" w:cstheme="minorBidi"/>
                <w:snapToGrid w:val="0"/>
                <w:lang w:eastAsia="zh-CN"/>
              </w:rPr>
              <w:t>:</w:t>
            </w:r>
            <w:r w:rsidR="00E432F2">
              <w:rPr>
                <w:rFonts w:asciiTheme="minorHAnsi" w:hAnsiTheme="minorHAnsi" w:cstheme="minorBidi" w:hint="eastAsia"/>
                <w:snapToGrid w:val="0"/>
                <w:lang w:eastAsia="zh-CN"/>
              </w:rPr>
              <w:t xml:space="preserve"> Catherine Zhang</w:t>
            </w:r>
            <w:r w:rsidR="00500992">
              <w:rPr>
                <w:rFonts w:asciiTheme="minorHAnsi" w:hAnsiTheme="minorHAnsi" w:cstheme="minorBidi"/>
                <w:snapToGrid w:val="0"/>
                <w:lang w:eastAsia="zh-CN"/>
              </w:rPr>
              <w:t xml:space="preserve"> </w:t>
            </w:r>
          </w:p>
          <w:p w14:paraId="7D8BA4BB" w14:textId="77777777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sv-SE" w:eastAsia="zh-CN"/>
              </w:rPr>
            </w:pPr>
            <w:r w:rsidRPr="54E20D0F">
              <w:rPr>
                <w:rFonts w:asciiTheme="minorHAnsi" w:hAnsiTheme="minorHAnsi" w:cstheme="minorBidi"/>
                <w:snapToGrid w:val="0"/>
                <w:lang w:val="de-DE" w:eastAsia="zh-CN"/>
              </w:rPr>
              <w:t xml:space="preserve">RA: </w:t>
            </w:r>
            <w:r>
              <w:rPr>
                <w:rFonts w:asciiTheme="minorHAnsi" w:hAnsiTheme="minorHAnsi" w:cstheme="minorBidi" w:hint="eastAsia"/>
                <w:lang w:val="sv-SE" w:eastAsia="zh-CN"/>
              </w:rPr>
              <w:t>Lijie</w:t>
            </w:r>
            <w:r>
              <w:rPr>
                <w:rFonts w:asciiTheme="minorHAnsi" w:hAnsiTheme="minorHAnsi" w:cstheme="minorBidi"/>
                <w:lang w:val="sv-SE" w:eastAsia="zh-CN"/>
              </w:rPr>
              <w:t xml:space="preserve"> Yu</w:t>
            </w:r>
          </w:p>
          <w:p w14:paraId="713BA346" w14:textId="61FEEE63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54E20D0F">
              <w:rPr>
                <w:rFonts w:asciiTheme="minorHAnsi" w:hAnsiTheme="minorHAnsi" w:cstheme="minorBidi"/>
                <w:snapToGrid w:val="0"/>
                <w:lang w:val="de-DE" w:eastAsia="zh-CN"/>
              </w:rPr>
              <w:t>C</w:t>
            </w:r>
            <w:r>
              <w:rPr>
                <w:rFonts w:asciiTheme="minorHAnsi" w:hAnsiTheme="minorHAnsi" w:cstheme="minorBidi" w:hint="eastAsia"/>
                <w:snapToGrid w:val="0"/>
                <w:lang w:val="de-DE" w:eastAsia="zh-CN"/>
              </w:rPr>
              <w:t>DO</w:t>
            </w:r>
            <w:r w:rsidRPr="54E20D0F">
              <w:rPr>
                <w:rFonts w:asciiTheme="minorHAnsi" w:hAnsiTheme="minorHAnsi" w:cstheme="minorBidi"/>
                <w:snapToGrid w:val="0"/>
                <w:lang w:val="de-DE" w:eastAsia="zh-CN"/>
              </w:rPr>
              <w:t>: Catherine Zhang</w:t>
            </w:r>
          </w:p>
          <w:p w14:paraId="17F3B2B0" w14:textId="77777777" w:rsidR="00500992" w:rsidRPr="00585120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585120">
              <w:rPr>
                <w:rFonts w:asciiTheme="minorHAnsi" w:hAnsiTheme="minorHAnsi" w:cstheme="minorBidi"/>
                <w:snapToGrid w:val="0"/>
                <w:lang w:eastAsia="zh-CN"/>
              </w:rPr>
              <w:t xml:space="preserve">BDS: 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>Eric Song</w:t>
            </w:r>
          </w:p>
          <w:p w14:paraId="5FB5D253" w14:textId="16C8441D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44503F">
              <w:rPr>
                <w:rFonts w:asciiTheme="minorHAnsi" w:hAnsiTheme="minorHAnsi" w:cstheme="minorBidi"/>
                <w:snapToGrid w:val="0"/>
                <w:lang w:eastAsia="zh-CN"/>
              </w:rPr>
              <w:t>P</w:t>
            </w:r>
            <w:r w:rsidR="005B5B85">
              <w:rPr>
                <w:rFonts w:asciiTheme="minorHAnsi" w:hAnsiTheme="minorHAnsi" w:cstheme="minorBidi" w:hint="eastAsia"/>
                <w:snapToGrid w:val="0"/>
                <w:lang w:eastAsia="zh-CN"/>
              </w:rPr>
              <w:t>SP</w:t>
            </w:r>
            <w:r w:rsidRPr="0044503F">
              <w:rPr>
                <w:rFonts w:asciiTheme="minorHAnsi" w:hAnsiTheme="minorHAnsi" w:cstheme="minorBidi"/>
                <w:snapToGrid w:val="0"/>
                <w:lang w:eastAsia="zh-CN"/>
              </w:rPr>
              <w:t xml:space="preserve">V: </w:t>
            </w:r>
            <w:r w:rsidR="00B3593F">
              <w:rPr>
                <w:rFonts w:asciiTheme="minorHAnsi" w:hAnsiTheme="minorHAnsi" w:cstheme="minorBidi" w:hint="eastAsia"/>
                <w:snapToGrid w:val="0"/>
                <w:lang w:eastAsia="zh-CN"/>
              </w:rPr>
              <w:t>Ruoyi Gu</w:t>
            </w:r>
          </w:p>
          <w:p w14:paraId="77DACE23" w14:textId="5869437A" w:rsidR="005B5B85" w:rsidRDefault="005B5B8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RWE: Jill Zhan</w:t>
            </w:r>
          </w:p>
          <w:p w14:paraId="6DD78789" w14:textId="77777777" w:rsidR="00AD41C5" w:rsidRDefault="00AD41C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QM: May Yu</w:t>
            </w:r>
          </w:p>
          <w:p w14:paraId="7B1ABFF5" w14:textId="50292B98" w:rsidR="00F95943" w:rsidRPr="00E16A85" w:rsidRDefault="00F95943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00E16A85">
              <w:rPr>
                <w:rFonts w:asciiTheme="minorHAnsi" w:hAnsiTheme="minorHAnsi" w:cstheme="minorBidi" w:hint="eastAsia"/>
                <w:snapToGrid w:val="0"/>
                <w:lang w:val="de-DE" w:eastAsia="zh-CN"/>
              </w:rPr>
              <w:t xml:space="preserve">CD Physician: </w:t>
            </w:r>
            <w:r w:rsidR="00E00167" w:rsidRPr="00E16A85">
              <w:rPr>
                <w:rFonts w:asciiTheme="minorHAnsi" w:hAnsiTheme="minorHAnsi" w:cstheme="minorBidi" w:hint="eastAsia"/>
                <w:snapToGrid w:val="0"/>
                <w:lang w:val="de-DE" w:eastAsia="zh-CN"/>
              </w:rPr>
              <w:t xml:space="preserve">Juno Hu, Donglei Zhu, </w:t>
            </w:r>
            <w:r w:rsidR="00E16A85" w:rsidRPr="00E16A85">
              <w:rPr>
                <w:rFonts w:asciiTheme="minorHAnsi" w:hAnsiTheme="minorHAnsi" w:cstheme="minorBidi" w:hint="eastAsia"/>
                <w:snapToGrid w:val="0"/>
                <w:lang w:val="de-DE" w:eastAsia="zh-CN"/>
              </w:rPr>
              <w:t>Ni</w:t>
            </w:r>
            <w:r w:rsidR="00E16A85">
              <w:rPr>
                <w:rFonts w:asciiTheme="minorHAnsi" w:hAnsiTheme="minorHAnsi" w:cstheme="minorBidi" w:hint="eastAsia"/>
                <w:snapToGrid w:val="0"/>
                <w:lang w:val="de-DE" w:eastAsia="zh-CN"/>
              </w:rPr>
              <w:t>ck Xue</w:t>
            </w:r>
          </w:p>
        </w:tc>
        <w:tc>
          <w:tcPr>
            <w:tcW w:w="2280" w:type="pct"/>
          </w:tcPr>
          <w:p w14:paraId="4C4318C8" w14:textId="77777777" w:rsidR="00500992" w:rsidRPr="00E16A85" w:rsidRDefault="00500992" w:rsidP="0048789F">
            <w:pPr>
              <w:ind w:left="1050"/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</w:p>
        </w:tc>
      </w:tr>
      <w:tr w:rsidR="00D65CE5" w:rsidRPr="00631592" w14:paraId="3DD80AF5" w14:textId="77777777" w:rsidTr="0048789F">
        <w:trPr>
          <w:trHeight w:val="298"/>
        </w:trPr>
        <w:tc>
          <w:tcPr>
            <w:tcW w:w="2720" w:type="pct"/>
          </w:tcPr>
          <w:p w14:paraId="282E6591" w14:textId="77777777" w:rsidR="00500992" w:rsidRPr="00631592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113B81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>Members per TA</w:t>
            </w:r>
            <w:r w:rsidRPr="00631592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 xml:space="preserve"> (I</w:t>
            </w:r>
            <w:r w:rsidRPr="00873B2E"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  <w:t>nflammation</w:t>
            </w:r>
            <w:r w:rsidRPr="00631592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)</w:t>
            </w:r>
          </w:p>
        </w:tc>
        <w:tc>
          <w:tcPr>
            <w:tcW w:w="2280" w:type="pct"/>
          </w:tcPr>
          <w:p w14:paraId="16FB32C9" w14:textId="77777777" w:rsidR="00500992" w:rsidRPr="00631592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D65CE5" w:rsidRPr="00C95F18" w14:paraId="0104821E" w14:textId="77777777" w:rsidTr="0048789F">
        <w:trPr>
          <w:trHeight w:val="720"/>
        </w:trPr>
        <w:tc>
          <w:tcPr>
            <w:tcW w:w="2720" w:type="pct"/>
          </w:tcPr>
          <w:p w14:paraId="5AAA647C" w14:textId="61031053" w:rsidR="00500992" w:rsidRPr="00C83AF7" w:rsidRDefault="00D9546E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proofErr w:type="spellStart"/>
            <w:r w:rsidRPr="00C83AF7">
              <w:rPr>
                <w:rFonts w:asciiTheme="minorHAnsi" w:hAnsiTheme="minorHAnsi" w:cstheme="minorBidi" w:hint="eastAsia"/>
                <w:snapToGrid w:val="0"/>
                <w:lang w:eastAsia="zh-CN"/>
              </w:rPr>
              <w:lastRenderedPageBreak/>
              <w:t>a</w:t>
            </w:r>
            <w:r w:rsidR="00500992" w:rsidRPr="00C83AF7">
              <w:rPr>
                <w:rFonts w:asciiTheme="minorHAnsi" w:hAnsiTheme="minorHAnsi" w:cstheme="minorBidi"/>
                <w:snapToGrid w:val="0"/>
                <w:lang w:eastAsia="zh-CN"/>
              </w:rPr>
              <w:t>TAH</w:t>
            </w:r>
            <w:proofErr w:type="spellEnd"/>
            <w:r w:rsidR="00500992" w:rsidRPr="00C83AF7">
              <w:rPr>
                <w:rFonts w:asciiTheme="minorHAnsi" w:hAnsiTheme="minorHAnsi" w:cstheme="minorBidi"/>
                <w:snapToGrid w:val="0"/>
                <w:lang w:eastAsia="zh-CN"/>
              </w:rPr>
              <w:t xml:space="preserve">: </w:t>
            </w:r>
            <w:r w:rsidRPr="00C83AF7">
              <w:rPr>
                <w:rFonts w:asciiTheme="minorHAnsi" w:hAnsiTheme="minorHAnsi" w:cstheme="minorBidi" w:hint="eastAsia"/>
                <w:snapToGrid w:val="0"/>
                <w:lang w:eastAsia="zh-CN"/>
              </w:rPr>
              <w:t>Lindsay Xu</w:t>
            </w:r>
          </w:p>
          <w:p w14:paraId="3AE2E999" w14:textId="68676046" w:rsidR="00500992" w:rsidRPr="00C83AF7" w:rsidRDefault="001726C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R</w:t>
            </w:r>
            <w:r w:rsidR="003B2077">
              <w:rPr>
                <w:rFonts w:asciiTheme="minorHAnsi" w:hAnsiTheme="minorHAnsi" w:cstheme="minorBidi" w:hint="eastAsia"/>
                <w:snapToGrid w:val="0"/>
                <w:lang w:eastAsia="zh-CN"/>
              </w:rPr>
              <w:t>P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L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 xml:space="preserve">: 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Yuting Li</w:t>
            </w:r>
          </w:p>
          <w:p w14:paraId="2E286B86" w14:textId="787A6BC7" w:rsidR="00500992" w:rsidRPr="00C83AF7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C83AF7">
              <w:rPr>
                <w:rFonts w:asciiTheme="minorHAnsi" w:hAnsiTheme="minorHAnsi" w:cstheme="minorBidi"/>
                <w:snapToGrid w:val="0"/>
                <w:lang w:eastAsia="zh-CN"/>
              </w:rPr>
              <w:t xml:space="preserve">RA: </w:t>
            </w:r>
            <w:r w:rsidR="00223821">
              <w:rPr>
                <w:rFonts w:asciiTheme="minorHAnsi" w:hAnsiTheme="minorHAnsi" w:cstheme="minorBidi" w:hint="eastAsia"/>
                <w:snapToGrid w:val="0"/>
                <w:lang w:eastAsia="zh-CN"/>
              </w:rPr>
              <w:t>Lincy Liu</w:t>
            </w:r>
          </w:p>
          <w:p w14:paraId="5FB1BE75" w14:textId="4314787D" w:rsidR="00500992" w:rsidRPr="00C83AF7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C83AF7">
              <w:rPr>
                <w:rFonts w:asciiTheme="minorHAnsi" w:hAnsiTheme="minorHAnsi" w:cstheme="minorBidi"/>
                <w:snapToGrid w:val="0"/>
                <w:lang w:eastAsia="zh-CN"/>
              </w:rPr>
              <w:t>CDO: Ying Zhang</w:t>
            </w:r>
          </w:p>
          <w:p w14:paraId="40E472FC" w14:textId="77777777" w:rsidR="00500992" w:rsidRPr="001B16E5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1B16E5">
              <w:rPr>
                <w:rFonts w:asciiTheme="minorHAnsi" w:hAnsiTheme="minorHAnsi" w:cstheme="minorBidi"/>
                <w:snapToGrid w:val="0"/>
                <w:lang w:eastAsia="zh-CN"/>
              </w:rPr>
              <w:t>BDS: Hui W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>ang</w:t>
            </w:r>
          </w:p>
          <w:p w14:paraId="2679BF3D" w14:textId="70CA1C95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40267C">
              <w:rPr>
                <w:rFonts w:asciiTheme="minorHAnsi" w:hAnsiTheme="minorHAnsi" w:cstheme="minorBidi"/>
                <w:snapToGrid w:val="0"/>
                <w:lang w:eastAsia="zh-CN"/>
              </w:rPr>
              <w:t>P</w:t>
            </w:r>
            <w:r w:rsidR="00802790">
              <w:rPr>
                <w:rFonts w:asciiTheme="minorHAnsi" w:hAnsiTheme="minorHAnsi" w:cstheme="minorBidi" w:hint="eastAsia"/>
                <w:snapToGrid w:val="0"/>
                <w:lang w:eastAsia="zh-CN"/>
              </w:rPr>
              <w:t>SP</w:t>
            </w:r>
            <w:r w:rsidRPr="0040267C">
              <w:rPr>
                <w:rFonts w:asciiTheme="minorHAnsi" w:hAnsiTheme="minorHAnsi" w:cstheme="minorBidi"/>
                <w:snapToGrid w:val="0"/>
                <w:lang w:eastAsia="zh-CN"/>
              </w:rPr>
              <w:t>V: Hui Huang</w:t>
            </w:r>
          </w:p>
          <w:p w14:paraId="65715163" w14:textId="77777777" w:rsidR="00802790" w:rsidRDefault="00802790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 xml:space="preserve">RWE: </w:t>
            </w:r>
            <w:proofErr w:type="spellStart"/>
            <w:r w:rsidR="000058E3">
              <w:rPr>
                <w:rFonts w:asciiTheme="minorHAnsi" w:hAnsiTheme="minorHAnsi" w:cstheme="minorBidi" w:hint="eastAsia"/>
                <w:snapToGrid w:val="0"/>
                <w:lang w:eastAsia="zh-CN"/>
              </w:rPr>
              <w:t>Guoze</w:t>
            </w:r>
            <w:proofErr w:type="spellEnd"/>
            <w:r w:rsidR="000058E3">
              <w:rPr>
                <w:rFonts w:asciiTheme="minorHAnsi" w:hAnsiTheme="minorHAnsi" w:cstheme="minorBidi" w:hint="eastAsia"/>
                <w:snapToGrid w:val="0"/>
                <w:lang w:eastAsia="zh-CN"/>
              </w:rPr>
              <w:t xml:space="preserve"> Feng</w:t>
            </w:r>
          </w:p>
          <w:p w14:paraId="2BFB057C" w14:textId="77777777" w:rsidR="00AD41C5" w:rsidRDefault="00AD41C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QM: Vera Zhang</w:t>
            </w:r>
          </w:p>
          <w:p w14:paraId="171BF747" w14:textId="7F093680" w:rsidR="00E16A85" w:rsidRPr="00D74C46" w:rsidRDefault="00E16A8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 xml:space="preserve">CD Physician: Ying Chen, Bo Wang, </w:t>
            </w:r>
            <w:proofErr w:type="spellStart"/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Yayun</w:t>
            </w:r>
            <w:proofErr w:type="spellEnd"/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 xml:space="preserve"> Zhu</w:t>
            </w:r>
          </w:p>
        </w:tc>
        <w:tc>
          <w:tcPr>
            <w:tcW w:w="2280" w:type="pct"/>
          </w:tcPr>
          <w:p w14:paraId="26EA2E72" w14:textId="77777777" w:rsidR="00500992" w:rsidRPr="00F3004B" w:rsidRDefault="00500992" w:rsidP="0048789F">
            <w:pPr>
              <w:rPr>
                <w:rFonts w:asciiTheme="minorHAnsi" w:hAnsiTheme="minorHAnsi" w:cstheme="minorBidi"/>
                <w:snapToGrid w:val="0"/>
                <w:lang w:eastAsia="zh-CN"/>
              </w:rPr>
            </w:pPr>
          </w:p>
        </w:tc>
      </w:tr>
      <w:tr w:rsidR="00D65CE5" w:rsidRPr="00631592" w14:paraId="32235A46" w14:textId="77777777" w:rsidTr="0048789F">
        <w:trPr>
          <w:trHeight w:val="298"/>
        </w:trPr>
        <w:tc>
          <w:tcPr>
            <w:tcW w:w="2720" w:type="pct"/>
          </w:tcPr>
          <w:p w14:paraId="25005CF1" w14:textId="77777777" w:rsidR="00500992" w:rsidRPr="00D74C46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D74C46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 xml:space="preserve">Members per TA 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(CR</w:t>
            </w:r>
            <w: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M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)</w:t>
            </w:r>
          </w:p>
        </w:tc>
        <w:tc>
          <w:tcPr>
            <w:tcW w:w="2280" w:type="pct"/>
          </w:tcPr>
          <w:p w14:paraId="19FA4B31" w14:textId="77777777" w:rsidR="00500992" w:rsidRPr="00D74C46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D65CE5" w:rsidRPr="008A569A" w14:paraId="65B24620" w14:textId="77777777" w:rsidTr="0048789F">
        <w:trPr>
          <w:trHeight w:val="1164"/>
        </w:trPr>
        <w:tc>
          <w:tcPr>
            <w:tcW w:w="2720" w:type="pct"/>
          </w:tcPr>
          <w:p w14:paraId="07129948" w14:textId="184B1721" w:rsidR="00500992" w:rsidRDefault="000058E3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a</w:t>
            </w:r>
            <w:r w:rsidR="00500992">
              <w:rPr>
                <w:rFonts w:asciiTheme="minorHAnsi" w:hAnsiTheme="minorHAnsi" w:cstheme="minorBidi"/>
                <w:snapToGrid w:val="0"/>
                <w:lang w:val="es-ES" w:eastAsia="zh-CN"/>
              </w:rPr>
              <w:t>TAH</w:t>
            </w:r>
            <w:proofErr w:type="spellEnd"/>
            <w:r w:rsidR="00500992">
              <w:rPr>
                <w:rFonts w:asciiTheme="minorHAnsi" w:hAnsiTheme="minorHAnsi" w:cstheme="minorBidi"/>
                <w:snapToGrid w:val="0"/>
                <w:lang w:val="es-ES" w:eastAsia="zh-CN"/>
              </w:rPr>
              <w:t xml:space="preserve">: </w:t>
            </w:r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Jenny Yang</w:t>
            </w:r>
            <w:r w:rsidR="000B6D18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, Di Ruan</w:t>
            </w:r>
          </w:p>
          <w:p w14:paraId="6F8F0A46" w14:textId="1E35C769" w:rsidR="00500992" w:rsidRDefault="001726C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R</w:t>
            </w:r>
            <w:r w:rsidR="00E75CBB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P</w:t>
            </w:r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L</w:t>
            </w:r>
            <w:r w:rsidR="00500992">
              <w:rPr>
                <w:rFonts w:asciiTheme="minorHAnsi" w:hAnsiTheme="minorHAnsi" w:cstheme="minorBidi"/>
                <w:snapToGrid w:val="0"/>
                <w:lang w:val="es-ES" w:eastAsia="zh-CN"/>
              </w:rPr>
              <w:t>:</w:t>
            </w:r>
            <w:r w:rsidR="003B2077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 xml:space="preserve"> </w:t>
            </w:r>
            <w:proofErr w:type="spellStart"/>
            <w:r w:rsidR="003B2077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Meiruo</w:t>
            </w:r>
            <w:proofErr w:type="spellEnd"/>
            <w:r w:rsidR="003B2077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 xml:space="preserve"> Liu</w:t>
            </w:r>
          </w:p>
          <w:p w14:paraId="171EA960" w14:textId="495D7FE5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r w:rsidRPr="002831FF">
              <w:rPr>
                <w:rFonts w:asciiTheme="minorHAnsi" w:hAnsiTheme="minorHAnsi" w:cstheme="minorBidi"/>
                <w:snapToGrid w:val="0"/>
                <w:lang w:val="es-ES" w:eastAsia="zh-CN"/>
              </w:rPr>
              <w:t>RA: Doris Han</w:t>
            </w:r>
            <w:r w:rsidR="00C55305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 xml:space="preserve">, </w:t>
            </w:r>
            <w:r w:rsidR="00E20CAD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Lincy Liu</w:t>
            </w:r>
          </w:p>
          <w:p w14:paraId="0E5489F7" w14:textId="45AD2E2F" w:rsidR="00500992" w:rsidRPr="00604AC4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604AC4">
              <w:rPr>
                <w:rFonts w:asciiTheme="minorHAnsi" w:hAnsiTheme="minorHAnsi" w:cstheme="minorBidi"/>
                <w:snapToGrid w:val="0"/>
                <w:lang w:eastAsia="zh-CN"/>
              </w:rPr>
              <w:t>CDO: Angela Xiao</w:t>
            </w:r>
            <w:r w:rsidR="00604AC4" w:rsidRPr="00604AC4">
              <w:rPr>
                <w:rFonts w:asciiTheme="minorHAnsi" w:hAnsiTheme="minorHAnsi" w:cstheme="minorBidi" w:hint="eastAsia"/>
                <w:snapToGrid w:val="0"/>
                <w:lang w:eastAsia="zh-CN"/>
              </w:rPr>
              <w:t>, Alex Zh</w:t>
            </w:r>
            <w:r w:rsidR="00604AC4">
              <w:rPr>
                <w:rFonts w:asciiTheme="minorHAnsi" w:hAnsiTheme="minorHAnsi" w:cstheme="minorBidi" w:hint="eastAsia"/>
                <w:snapToGrid w:val="0"/>
                <w:lang w:eastAsia="zh-CN"/>
              </w:rPr>
              <w:t>ang</w:t>
            </w:r>
          </w:p>
          <w:p w14:paraId="5C3D8426" w14:textId="3EF808E5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 xml:space="preserve">BDS: </w:t>
            </w:r>
            <w:r w:rsidR="00021FC9" w:rsidRPr="00021FC9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Fei Ji</w:t>
            </w:r>
          </w:p>
          <w:p w14:paraId="7FC08415" w14:textId="77777777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it-IT" w:eastAsia="zh-CN"/>
              </w:rPr>
              <w:t>P</w:t>
            </w:r>
            <w:r w:rsidR="00E20CAD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SPV: Yanjie Shen</w:t>
            </w:r>
          </w:p>
          <w:p w14:paraId="3910881C" w14:textId="594E945B" w:rsidR="001343DA" w:rsidRDefault="001343DA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 xml:space="preserve">RWE: </w:t>
            </w:r>
            <w:r w:rsidR="000C28D0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 xml:space="preserve">Jill </w:t>
            </w:r>
            <w:r w:rsidR="00604AC4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Zh</w:t>
            </w:r>
            <w:r w:rsidR="00193DF7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an</w:t>
            </w:r>
          </w:p>
          <w:p w14:paraId="111F2EA4" w14:textId="75BBFF98" w:rsidR="00AD41C5" w:rsidRDefault="00AD41C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QM:</w:t>
            </w:r>
            <w:r w:rsidR="00B8725C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 xml:space="preserve"> </w:t>
            </w: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L</w:t>
            </w:r>
            <w:r>
              <w:rPr>
                <w:rFonts w:asciiTheme="minorHAnsi" w:hAnsiTheme="minorHAnsi" w:cstheme="minorBidi"/>
                <w:snapToGrid w:val="0"/>
                <w:lang w:val="it-IT" w:eastAsia="zh-CN"/>
              </w:rPr>
              <w:t>i</w:t>
            </w: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uqiong Wu</w:t>
            </w:r>
          </w:p>
          <w:p w14:paraId="199B93BC" w14:textId="77777777" w:rsidR="00E16A85" w:rsidRDefault="00E16A8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CD Physician: Julia Zhu, Y</w:t>
            </w:r>
            <w:r>
              <w:rPr>
                <w:rFonts w:asciiTheme="minorHAnsi" w:hAnsiTheme="minorHAnsi" w:cstheme="minorBidi"/>
                <w:snapToGrid w:val="0"/>
                <w:lang w:val="it-IT" w:eastAsia="zh-CN"/>
              </w:rPr>
              <w:t>i</w:t>
            </w: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nan Z</w:t>
            </w:r>
            <w:r>
              <w:rPr>
                <w:rFonts w:asciiTheme="minorHAnsi" w:hAnsiTheme="minorHAnsi" w:cstheme="minorBidi"/>
                <w:snapToGrid w:val="0"/>
                <w:lang w:val="it-IT" w:eastAsia="zh-CN"/>
              </w:rPr>
              <w:t>h</w:t>
            </w: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 xml:space="preserve">u, Lian Zheng, </w:t>
            </w:r>
            <w:r w:rsidR="00560BD2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Yuling Zhang</w:t>
            </w:r>
          </w:p>
          <w:p w14:paraId="3F038138" w14:textId="5BD04E85" w:rsidR="00696784" w:rsidRPr="00BC13DF" w:rsidRDefault="005667D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MSL manager</w:t>
            </w:r>
            <w:r w:rsidR="00BC55E9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 xml:space="preserve"> </w:t>
            </w:r>
            <w:r w:rsidR="00353E50" w:rsidRPr="00353E50">
              <w:rPr>
                <w:rFonts w:asciiTheme="minorHAnsi" w:hAnsiTheme="minorHAnsi" w:cstheme="minorBidi"/>
                <w:snapToGrid w:val="0"/>
                <w:lang w:val="it-IT" w:eastAsia="zh-CN"/>
              </w:rPr>
              <w:t>(Lytics MA Lead)</w:t>
            </w:r>
            <w:r w:rsidR="00353E50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: Leo Bao</w:t>
            </w:r>
          </w:p>
        </w:tc>
        <w:tc>
          <w:tcPr>
            <w:tcW w:w="2280" w:type="pct"/>
          </w:tcPr>
          <w:p w14:paraId="04810BE7" w14:textId="77777777" w:rsidR="00500992" w:rsidRPr="00560BD2" w:rsidRDefault="00500992" w:rsidP="0048789F">
            <w:pPr>
              <w:pStyle w:val="ListParagraph"/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</w:p>
        </w:tc>
      </w:tr>
      <w:tr w:rsidR="00D65CE5" w:rsidRPr="00631592" w14:paraId="5CDFC9CB" w14:textId="77777777" w:rsidTr="0048789F">
        <w:trPr>
          <w:trHeight w:val="298"/>
        </w:trPr>
        <w:tc>
          <w:tcPr>
            <w:tcW w:w="2720" w:type="pct"/>
          </w:tcPr>
          <w:p w14:paraId="03393616" w14:textId="3C939F87" w:rsidR="00500992" w:rsidRPr="00D74C46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D74C46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 xml:space="preserve">Members per TA 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(</w:t>
            </w:r>
            <w:r w:rsidR="001E3BD9">
              <w:rPr>
                <w:rFonts w:asciiTheme="minorHAnsi" w:hAnsiTheme="minorHAnsi" w:cstheme="minorHAnsi" w:hint="eastAsia"/>
                <w:b/>
                <w:snapToGrid w:val="0"/>
                <w:szCs w:val="24"/>
                <w:lang w:eastAsia="zh-CN"/>
              </w:rPr>
              <w:t>MHEH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)</w:t>
            </w:r>
          </w:p>
        </w:tc>
        <w:tc>
          <w:tcPr>
            <w:tcW w:w="2280" w:type="pct"/>
          </w:tcPr>
          <w:p w14:paraId="44DC9227" w14:textId="77777777" w:rsidR="00500992" w:rsidRPr="00D74C46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D65CE5" w:rsidRPr="00B53D69" w14:paraId="14E88EA0" w14:textId="77777777" w:rsidTr="00B53D69">
        <w:trPr>
          <w:trHeight w:val="1840"/>
        </w:trPr>
        <w:tc>
          <w:tcPr>
            <w:tcW w:w="2720" w:type="pct"/>
          </w:tcPr>
          <w:p w14:paraId="7F9B3E86" w14:textId="1536537C" w:rsidR="001726C2" w:rsidRPr="00C83AF7" w:rsidRDefault="001726C2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R</w:t>
            </w:r>
            <w:r w:rsidR="003B2077">
              <w:rPr>
                <w:rFonts w:asciiTheme="minorHAnsi" w:hAnsiTheme="minorHAnsi" w:cstheme="minorBidi" w:hint="eastAsia"/>
                <w:snapToGrid w:val="0"/>
                <w:lang w:eastAsia="zh-CN"/>
              </w:rPr>
              <w:t>P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L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 xml:space="preserve">: 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Yuting Li</w:t>
            </w:r>
          </w:p>
          <w:p w14:paraId="15045D24" w14:textId="2F2BB034" w:rsidR="00500992" w:rsidRPr="00C00413" w:rsidRDefault="00500992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Bidi"/>
                <w:snapToGrid w:val="0"/>
                <w:lang w:val="sv-SE" w:eastAsia="zh-CN"/>
              </w:rPr>
            </w:pPr>
            <w:r w:rsidRPr="00C00413">
              <w:rPr>
                <w:rFonts w:asciiTheme="minorHAnsi" w:hAnsiTheme="minorHAnsi" w:cstheme="minorBidi"/>
                <w:snapToGrid w:val="0"/>
                <w:lang w:val="sv-SE" w:eastAsia="zh-CN"/>
              </w:rPr>
              <w:t>RA: Lincy Liu</w:t>
            </w:r>
          </w:p>
          <w:p w14:paraId="6375F0D6" w14:textId="2A750D89" w:rsidR="00500992" w:rsidRPr="000F372D" w:rsidRDefault="00500992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5065AB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CDO: Alex Zhang </w:t>
            </w:r>
          </w:p>
          <w:p w14:paraId="3EA53BE0" w14:textId="24251DE1" w:rsidR="00500992" w:rsidRPr="00021FC9" w:rsidRDefault="00500992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021FC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BDS:</w:t>
            </w:r>
            <w:r w:rsidR="00C362EA" w:rsidRPr="00021FC9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</w:t>
            </w:r>
            <w:r w:rsidR="00021FC9" w:rsidRPr="00021FC9">
              <w:rPr>
                <w:rFonts w:asciiTheme="minorHAnsi" w:hAnsiTheme="minorHAnsi" w:cstheme="minorBidi"/>
                <w:snapToGrid w:val="0"/>
                <w:lang w:eastAsia="zh-CN"/>
              </w:rPr>
              <w:t>Harry Hua</w:t>
            </w:r>
          </w:p>
          <w:p w14:paraId="4C29E1E5" w14:textId="0E1373C7" w:rsidR="00500992" w:rsidRPr="00954916" w:rsidRDefault="00500992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  <w:rPrChange w:id="34" w:author="Gu,Dr.,Ruoyi (HP Medicine) BII-CN-S" w:date="2026-04-24T13:23:00Z" w16du:dateUtc="2026-04-24T05:23:00Z">
                  <w:rPr>
                    <w:rFonts w:asciiTheme="minorHAnsi" w:hAnsiTheme="minorHAnsi" w:cstheme="minorHAnsi"/>
                    <w:bCs/>
                    <w:snapToGrid w:val="0"/>
                    <w:szCs w:val="24"/>
                    <w:lang w:val="it-IT" w:eastAsia="zh-CN"/>
                  </w:rPr>
                </w:rPrChange>
              </w:rPr>
            </w:pPr>
            <w:r w:rsidRPr="00954916">
              <w:rPr>
                <w:rFonts w:asciiTheme="minorHAnsi" w:hAnsiTheme="minorHAnsi" w:cstheme="minorHAnsi"/>
                <w:snapToGrid w:val="0"/>
                <w:szCs w:val="24"/>
                <w:lang w:eastAsia="zh-CN"/>
                <w:rPrChange w:id="35" w:author="Gu,Dr.,Ruoyi (HP Medicine) BII-CN-S" w:date="2026-04-24T13:23:00Z" w16du:dateUtc="2026-04-24T05:23:00Z">
                  <w:rPr>
                    <w:rFonts w:asciiTheme="minorHAnsi" w:hAnsiTheme="minorHAnsi" w:cstheme="minorHAnsi"/>
                    <w:bCs/>
                    <w:snapToGrid w:val="0"/>
                    <w:szCs w:val="24"/>
                    <w:lang w:val="it-IT" w:eastAsia="zh-CN"/>
                  </w:rPr>
                </w:rPrChange>
              </w:rPr>
              <w:t>P</w:t>
            </w:r>
            <w:r w:rsidR="00C362EA" w:rsidRPr="00954916">
              <w:rPr>
                <w:rFonts w:asciiTheme="minorHAnsi" w:hAnsiTheme="minorHAnsi" w:cstheme="minorHAnsi"/>
                <w:snapToGrid w:val="0"/>
                <w:szCs w:val="24"/>
                <w:lang w:eastAsia="zh-CN"/>
                <w:rPrChange w:id="36" w:author="Gu,Dr.,Ruoyi (HP Medicine) BII-CN-S" w:date="2026-04-24T13:23:00Z" w16du:dateUtc="2026-04-24T05:23:00Z">
                  <w:rPr>
                    <w:rFonts w:asciiTheme="minorHAnsi" w:hAnsiTheme="minorHAnsi" w:cstheme="minorHAnsi"/>
                    <w:bCs/>
                    <w:snapToGrid w:val="0"/>
                    <w:szCs w:val="24"/>
                    <w:lang w:val="it-IT" w:eastAsia="zh-CN"/>
                  </w:rPr>
                </w:rPrChange>
              </w:rPr>
              <w:t>SP</w:t>
            </w:r>
            <w:r w:rsidRPr="00954916">
              <w:rPr>
                <w:rFonts w:asciiTheme="minorHAnsi" w:hAnsiTheme="minorHAnsi" w:cstheme="minorHAnsi"/>
                <w:snapToGrid w:val="0"/>
                <w:szCs w:val="24"/>
                <w:lang w:eastAsia="zh-CN"/>
                <w:rPrChange w:id="37" w:author="Gu,Dr.,Ruoyi (HP Medicine) BII-CN-S" w:date="2026-04-24T13:23:00Z" w16du:dateUtc="2026-04-24T05:23:00Z">
                  <w:rPr>
                    <w:rFonts w:asciiTheme="minorHAnsi" w:hAnsiTheme="minorHAnsi" w:cstheme="minorHAnsi"/>
                    <w:bCs/>
                    <w:snapToGrid w:val="0"/>
                    <w:szCs w:val="24"/>
                    <w:lang w:val="it-IT" w:eastAsia="zh-CN"/>
                  </w:rPr>
                </w:rPrChange>
              </w:rPr>
              <w:t xml:space="preserve">V: </w:t>
            </w:r>
            <w:proofErr w:type="spellStart"/>
            <w:r w:rsidR="00B53D69" w:rsidRPr="00954916">
              <w:rPr>
                <w:rFonts w:asciiTheme="minorHAnsi" w:hAnsiTheme="minorHAnsi" w:cstheme="minorHAnsi"/>
                <w:snapToGrid w:val="0"/>
                <w:szCs w:val="24"/>
                <w:lang w:eastAsia="zh-CN"/>
                <w:rPrChange w:id="38" w:author="Gu,Dr.,Ruoyi (HP Medicine) BII-CN-S" w:date="2026-04-24T13:23:00Z" w16du:dateUtc="2026-04-24T05:23:00Z">
                  <w:rPr>
                    <w:rFonts w:asciiTheme="minorHAnsi" w:hAnsiTheme="minorHAnsi" w:cstheme="minorHAnsi"/>
                    <w:bCs/>
                    <w:snapToGrid w:val="0"/>
                    <w:szCs w:val="24"/>
                    <w:lang w:val="it-IT" w:eastAsia="zh-CN"/>
                  </w:rPr>
                </w:rPrChange>
              </w:rPr>
              <w:t>Yingxia</w:t>
            </w:r>
            <w:proofErr w:type="spellEnd"/>
            <w:r w:rsidR="00B53D69" w:rsidRPr="00954916">
              <w:rPr>
                <w:rFonts w:asciiTheme="minorHAnsi" w:hAnsiTheme="minorHAnsi" w:cstheme="minorHAnsi"/>
                <w:snapToGrid w:val="0"/>
                <w:szCs w:val="24"/>
                <w:lang w:eastAsia="zh-CN"/>
                <w:rPrChange w:id="39" w:author="Gu,Dr.,Ruoyi (HP Medicine) BII-CN-S" w:date="2026-04-24T13:23:00Z" w16du:dateUtc="2026-04-24T05:23:00Z">
                  <w:rPr>
                    <w:rFonts w:asciiTheme="minorHAnsi" w:hAnsiTheme="minorHAnsi" w:cstheme="minorHAnsi"/>
                    <w:bCs/>
                    <w:snapToGrid w:val="0"/>
                    <w:szCs w:val="24"/>
                    <w:lang w:val="it-IT" w:eastAsia="zh-CN"/>
                  </w:rPr>
                </w:rPrChange>
              </w:rPr>
              <w:t xml:space="preserve"> Zhang</w:t>
            </w:r>
          </w:p>
          <w:p w14:paraId="5ACA2639" w14:textId="77777777" w:rsidR="00B53D69" w:rsidRDefault="00B53D69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RWE: Raven Zheng</w:t>
            </w:r>
          </w:p>
          <w:p w14:paraId="1AEBC843" w14:textId="6DC8E466" w:rsidR="00AD41C5" w:rsidRDefault="00AD41C5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 xml:space="preserve">QM: </w:t>
            </w:r>
            <w:r w:rsidR="003B2077"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J</w:t>
            </w:r>
            <w:r w:rsidR="003B2077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>u</w:t>
            </w:r>
            <w:r w:rsidR="003B2077"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an Sun</w:t>
            </w:r>
          </w:p>
          <w:p w14:paraId="63F6DD0F" w14:textId="35C23E91" w:rsidR="00560BD2" w:rsidRPr="00954916" w:rsidRDefault="00560BD2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  <w:rPrChange w:id="40" w:author="Gu,Dr.,Ruoyi (HP Medicine) BII-CN-S" w:date="2026-04-24T13:23:00Z" w16du:dateUtc="2026-04-24T05:23:00Z">
                  <w:rPr>
                    <w:rFonts w:asciiTheme="minorHAnsi" w:hAnsiTheme="minorHAnsi" w:cstheme="minorHAnsi"/>
                    <w:bCs/>
                    <w:snapToGrid w:val="0"/>
                    <w:szCs w:val="24"/>
                    <w:lang w:val="it-IT" w:eastAsia="zh-CN"/>
                  </w:rPr>
                </w:rPrChange>
              </w:rPr>
            </w:pPr>
            <w:r w:rsidRPr="00954916">
              <w:rPr>
                <w:rFonts w:asciiTheme="minorHAnsi" w:hAnsiTheme="minorHAnsi" w:cstheme="minorHAnsi"/>
                <w:snapToGrid w:val="0"/>
                <w:szCs w:val="24"/>
                <w:lang w:eastAsia="zh-CN"/>
                <w:rPrChange w:id="41" w:author="Gu,Dr.,Ruoyi (HP Medicine) BII-CN-S" w:date="2026-04-24T13:23:00Z" w16du:dateUtc="2026-04-24T05:23:00Z">
                  <w:rPr>
                    <w:rFonts w:asciiTheme="minorHAnsi" w:hAnsiTheme="minorHAnsi" w:cstheme="minorHAnsi"/>
                    <w:bCs/>
                    <w:snapToGrid w:val="0"/>
                    <w:szCs w:val="24"/>
                    <w:lang w:val="it-IT" w:eastAsia="zh-CN"/>
                  </w:rPr>
                </w:rPrChange>
              </w:rPr>
              <w:t xml:space="preserve">CD Physician: </w:t>
            </w:r>
            <w:r w:rsidR="007A379D" w:rsidRPr="00954916">
              <w:rPr>
                <w:rFonts w:asciiTheme="minorHAnsi" w:hAnsiTheme="minorHAnsi" w:cstheme="minorHAnsi"/>
                <w:snapToGrid w:val="0"/>
                <w:szCs w:val="24"/>
                <w:lang w:eastAsia="zh-CN"/>
                <w:rPrChange w:id="42" w:author="Gu,Dr.,Ruoyi (HP Medicine) BII-CN-S" w:date="2026-04-24T13:23:00Z" w16du:dateUtc="2026-04-24T05:23:00Z">
                  <w:rPr>
                    <w:rFonts w:asciiTheme="minorHAnsi" w:hAnsiTheme="minorHAnsi" w:cstheme="minorHAnsi"/>
                    <w:bCs/>
                    <w:snapToGrid w:val="0"/>
                    <w:szCs w:val="24"/>
                    <w:lang w:val="it-IT" w:eastAsia="zh-CN"/>
                  </w:rPr>
                </w:rPrChange>
              </w:rPr>
              <w:t xml:space="preserve">Freya Zhu, </w:t>
            </w:r>
            <w:proofErr w:type="spellStart"/>
            <w:r w:rsidR="007A379D" w:rsidRPr="00954916">
              <w:rPr>
                <w:rFonts w:asciiTheme="minorHAnsi" w:hAnsiTheme="minorHAnsi" w:cstheme="minorHAnsi"/>
                <w:snapToGrid w:val="0"/>
                <w:szCs w:val="24"/>
                <w:lang w:eastAsia="zh-CN"/>
                <w:rPrChange w:id="43" w:author="Gu,Dr.,Ruoyi (HP Medicine) BII-CN-S" w:date="2026-04-24T13:23:00Z" w16du:dateUtc="2026-04-24T05:23:00Z">
                  <w:rPr>
                    <w:rFonts w:asciiTheme="minorHAnsi" w:hAnsiTheme="minorHAnsi" w:cstheme="minorHAnsi"/>
                    <w:bCs/>
                    <w:snapToGrid w:val="0"/>
                    <w:szCs w:val="24"/>
                    <w:lang w:val="it-IT" w:eastAsia="zh-CN"/>
                  </w:rPr>
                </w:rPrChange>
              </w:rPr>
              <w:t>Jingbo</w:t>
            </w:r>
            <w:proofErr w:type="spellEnd"/>
            <w:r w:rsidR="007A379D" w:rsidRPr="00954916">
              <w:rPr>
                <w:rFonts w:asciiTheme="minorHAnsi" w:hAnsiTheme="minorHAnsi" w:cstheme="minorHAnsi"/>
                <w:snapToGrid w:val="0"/>
                <w:szCs w:val="24"/>
                <w:lang w:eastAsia="zh-CN"/>
                <w:rPrChange w:id="44" w:author="Gu,Dr.,Ruoyi (HP Medicine) BII-CN-S" w:date="2026-04-24T13:23:00Z" w16du:dateUtc="2026-04-24T05:23:00Z">
                  <w:rPr>
                    <w:rFonts w:asciiTheme="minorHAnsi" w:hAnsiTheme="minorHAnsi" w:cstheme="minorHAnsi"/>
                    <w:bCs/>
                    <w:snapToGrid w:val="0"/>
                    <w:szCs w:val="24"/>
                    <w:lang w:val="it-IT" w:eastAsia="zh-CN"/>
                  </w:rPr>
                </w:rPrChange>
              </w:rPr>
              <w:t xml:space="preserve"> Xiao</w:t>
            </w:r>
          </w:p>
        </w:tc>
        <w:tc>
          <w:tcPr>
            <w:tcW w:w="2280" w:type="pct"/>
          </w:tcPr>
          <w:p w14:paraId="108B7CBE" w14:textId="77777777" w:rsidR="00500992" w:rsidRPr="007A379D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  <w:p w14:paraId="523D34E7" w14:textId="77777777" w:rsidR="00500992" w:rsidRPr="007A379D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  <w:p w14:paraId="11235E62" w14:textId="77777777" w:rsidR="00500992" w:rsidRPr="007A379D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</w:tc>
      </w:tr>
    </w:tbl>
    <w:p w14:paraId="1D79297D" w14:textId="77777777" w:rsidR="00500992" w:rsidRPr="007A379D" w:rsidRDefault="00500992" w:rsidP="00703F42">
      <w:pPr>
        <w:rPr>
          <w:rFonts w:asciiTheme="minorHAnsi" w:hAnsiTheme="minorHAnsi" w:cstheme="minorHAnsi"/>
          <w:sz w:val="22"/>
          <w:szCs w:val="26"/>
          <w:lang w:eastAsia="zh-CN"/>
        </w:rPr>
      </w:pPr>
    </w:p>
    <w:sectPr w:rsidR="00500992" w:rsidRPr="007A379D" w:rsidSect="00785720">
      <w:headerReference w:type="even" r:id="rId11"/>
      <w:footerReference w:type="default" r:id="rId12"/>
      <w:footerReference w:type="first" r:id="rId13"/>
      <w:pgSz w:w="16838" w:h="11906" w:orient="landscape" w:code="9"/>
      <w:pgMar w:top="1247" w:right="680" w:bottom="1276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CFBAF" w14:textId="77777777" w:rsidR="00D62BDA" w:rsidRDefault="00D62BDA">
      <w:r>
        <w:separator/>
      </w:r>
    </w:p>
  </w:endnote>
  <w:endnote w:type="continuationSeparator" w:id="0">
    <w:p w14:paraId="60ADB35A" w14:textId="77777777" w:rsidR="00D62BDA" w:rsidRDefault="00D62BDA">
      <w:r>
        <w:continuationSeparator/>
      </w:r>
    </w:p>
  </w:endnote>
  <w:endnote w:type="continuationNotice" w:id="1">
    <w:p w14:paraId="10A2CF90" w14:textId="77777777" w:rsidR="00D62BDA" w:rsidRDefault="00D62B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ISansCond">
    <w:altName w:val="Calibri"/>
    <w:panose1 w:val="02000006050000020004"/>
    <w:charset w:val="00"/>
    <w:family w:val="auto"/>
    <w:pitch w:val="variable"/>
    <w:sig w:usb0="80000027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Sans">
    <w:panose1 w:val="02000503040000020004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53E74" w14:textId="77777777" w:rsidR="00AA00FF" w:rsidRDefault="00AA00FF" w:rsidP="00007ED3">
    <w:pPr>
      <w:pStyle w:val="Footer"/>
      <w:tabs>
        <w:tab w:val="clear" w:pos="9072"/>
        <w:tab w:val="right" w:pos="9923"/>
      </w:tabs>
      <w:ind w:right="-53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8CCC7" w14:textId="0F4546CA" w:rsidR="00AA00FF" w:rsidRDefault="00AA00FF" w:rsidP="00CD71AD">
    <w:pPr>
      <w:pStyle w:val="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B71835">
      <w:rPr>
        <w:noProof/>
      </w:rPr>
      <w:t>1</w:t>
    </w:r>
    <w:r>
      <w:rPr>
        <w:noProof/>
      </w:rP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</w:instrText>
    </w:r>
    <w:r>
      <w:rPr>
        <w:noProof/>
      </w:rPr>
      <w:fldChar w:fldCharType="separate"/>
    </w:r>
    <w:r w:rsidR="00B71835">
      <w:rPr>
        <w:noProof/>
      </w:rPr>
      <w:t>6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FD36D" w14:textId="77777777" w:rsidR="00D62BDA" w:rsidRDefault="00D62BDA">
      <w:r>
        <w:separator/>
      </w:r>
    </w:p>
  </w:footnote>
  <w:footnote w:type="continuationSeparator" w:id="0">
    <w:p w14:paraId="1C5248BB" w14:textId="77777777" w:rsidR="00D62BDA" w:rsidRDefault="00D62BDA">
      <w:r>
        <w:continuationSeparator/>
      </w:r>
    </w:p>
  </w:footnote>
  <w:footnote w:type="continuationNotice" w:id="1">
    <w:p w14:paraId="3911BFF4" w14:textId="77777777" w:rsidR="00D62BDA" w:rsidRDefault="00D62BD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489D0" w14:textId="77777777" w:rsidR="00AA00FF" w:rsidRDefault="00AA00FF">
    <w:r>
      <w:rPr>
        <w:noProof/>
        <w:lang w:eastAsia="zh-CN" w:bidi="th-TH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2DD5B6D" wp14:editId="42DD5B6E">
              <wp:simplePos x="0" y="0"/>
              <wp:positionH relativeFrom="column">
                <wp:posOffset>457200</wp:posOffset>
              </wp:positionH>
              <wp:positionV relativeFrom="paragraph">
                <wp:posOffset>914400</wp:posOffset>
              </wp:positionV>
              <wp:extent cx="6400800" cy="0"/>
              <wp:effectExtent l="9525" t="9525" r="9525" b="9525"/>
              <wp:wrapNone/>
              <wp:docPr id="9" name="Straight Connector 9">
                <a:extLst xmlns:a="http://schemas.openxmlformats.org/drawingml/2006/main">
                  <a:ext uri="{FF2B5EF4-FFF2-40B4-BE49-F238E27FC236}">
                    <a16:creationId xmlns:a16="http://schemas.microsoft.com/office/drawing/2014/main" id="{C453AA6F-BA09-45A7-9420-D135AA9FEC06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5082861B" id="Straight Connector 9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1in" to="540pt,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" o:allowincell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5A31"/>
    <w:multiLevelType w:val="hybridMultilevel"/>
    <w:tmpl w:val="96B64100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" w15:restartNumberingAfterBreak="0">
    <w:nsid w:val="0C182765"/>
    <w:multiLevelType w:val="hybridMultilevel"/>
    <w:tmpl w:val="16F40FF4"/>
    <w:lvl w:ilvl="0" w:tplc="EE908AB2">
      <w:start w:val="1"/>
      <w:numFmt w:val="bullet"/>
      <w:lvlText w:val="•"/>
      <w:lvlJc w:val="left"/>
      <w:pPr>
        <w:ind w:left="440" w:hanging="44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F404BB8"/>
    <w:multiLevelType w:val="hybridMultilevel"/>
    <w:tmpl w:val="30DE1AFE"/>
    <w:lvl w:ilvl="0" w:tplc="1C7AB76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08D2312"/>
    <w:multiLevelType w:val="hybridMultilevel"/>
    <w:tmpl w:val="3C2E1A72"/>
    <w:lvl w:ilvl="0" w:tplc="EE908AB2">
      <w:start w:val="1"/>
      <w:numFmt w:val="bullet"/>
      <w:lvlText w:val="•"/>
      <w:lvlJc w:val="left"/>
      <w:pPr>
        <w:ind w:left="440" w:hanging="44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4E83055"/>
    <w:multiLevelType w:val="hybridMultilevel"/>
    <w:tmpl w:val="DE166DF2"/>
    <w:lvl w:ilvl="0" w:tplc="A8D6C5FA">
      <w:start w:val="1"/>
      <w:numFmt w:val="bullet"/>
      <w:lvlText w:val=""/>
      <w:lvlJc w:val="left"/>
      <w:pPr>
        <w:ind w:left="440" w:hanging="44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ACF345F"/>
    <w:multiLevelType w:val="hybridMultilevel"/>
    <w:tmpl w:val="6350641E"/>
    <w:lvl w:ilvl="0" w:tplc="AFE45A66">
      <w:start w:val="1"/>
      <w:numFmt w:val="bullet"/>
      <w:lvlText w:val=""/>
      <w:lvlJc w:val="left"/>
      <w:pPr>
        <w:ind w:left="1149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6" w15:restartNumberingAfterBreak="0">
    <w:nsid w:val="23704588"/>
    <w:multiLevelType w:val="hybridMultilevel"/>
    <w:tmpl w:val="F58A55D6"/>
    <w:lvl w:ilvl="0" w:tplc="D0446F0E">
      <w:start w:val="1"/>
      <w:numFmt w:val="upp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38D1966"/>
    <w:multiLevelType w:val="hybridMultilevel"/>
    <w:tmpl w:val="EAB4B788"/>
    <w:lvl w:ilvl="0" w:tplc="EE908AB2">
      <w:start w:val="1"/>
      <w:numFmt w:val="bullet"/>
      <w:lvlText w:val="•"/>
      <w:lvlJc w:val="left"/>
      <w:pPr>
        <w:ind w:left="360" w:hanging="360"/>
      </w:pPr>
      <w:rPr>
        <w:rFonts w:ascii="BISansCond" w:hAnsi="BISansCond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1A1378"/>
    <w:multiLevelType w:val="hybridMultilevel"/>
    <w:tmpl w:val="A54CC8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6C45BC"/>
    <w:multiLevelType w:val="hybridMultilevel"/>
    <w:tmpl w:val="4C56DC4E"/>
    <w:lvl w:ilvl="0" w:tplc="862229BA">
      <w:start w:val="1"/>
      <w:numFmt w:val="upperRoman"/>
      <w:lvlText w:val="(%1)"/>
      <w:lvlJc w:val="left"/>
      <w:pPr>
        <w:ind w:left="720" w:hanging="720"/>
      </w:pPr>
      <w:rPr>
        <w:rFonts w:hint="default"/>
        <w:i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8493980"/>
    <w:multiLevelType w:val="hybridMultilevel"/>
    <w:tmpl w:val="645C8D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8E62E0A"/>
    <w:multiLevelType w:val="hybridMultilevel"/>
    <w:tmpl w:val="60B445F2"/>
    <w:lvl w:ilvl="0" w:tplc="D6806822">
      <w:start w:val="1"/>
      <w:numFmt w:val="upperRoman"/>
      <w:lvlText w:val="(%1)"/>
      <w:lvlJc w:val="left"/>
      <w:pPr>
        <w:ind w:left="720" w:hanging="720"/>
      </w:pPr>
      <w:rPr>
        <w:rFonts w:hint="default"/>
        <w:i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9B36FE3"/>
    <w:multiLevelType w:val="hybridMultilevel"/>
    <w:tmpl w:val="659EC4C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3" w15:restartNumberingAfterBreak="0">
    <w:nsid w:val="2C7E26BE"/>
    <w:multiLevelType w:val="hybridMultilevel"/>
    <w:tmpl w:val="307C8F78"/>
    <w:lvl w:ilvl="0" w:tplc="EE908AB2">
      <w:start w:val="1"/>
      <w:numFmt w:val="bullet"/>
      <w:lvlText w:val="•"/>
      <w:lvlJc w:val="left"/>
      <w:pPr>
        <w:ind w:left="360" w:hanging="360"/>
      </w:pPr>
      <w:rPr>
        <w:rFonts w:ascii="BISansCond" w:hAnsi="BISansCond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BC3787"/>
    <w:multiLevelType w:val="hybridMultilevel"/>
    <w:tmpl w:val="D2CA4414"/>
    <w:lvl w:ilvl="0" w:tplc="D53E37D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DF548DD"/>
    <w:multiLevelType w:val="hybridMultilevel"/>
    <w:tmpl w:val="E406748E"/>
    <w:lvl w:ilvl="0" w:tplc="FFFFFFFF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  <w:color w:val="000000" w:themeColor="text1"/>
      </w:rPr>
    </w:lvl>
    <w:lvl w:ilvl="1" w:tplc="97425CB2">
      <w:start w:val="1"/>
      <w:numFmt w:val="bullet"/>
      <w:suff w:val="nothing"/>
      <w:lvlText w:val=""/>
      <w:lvlJc w:val="left"/>
      <w:pPr>
        <w:ind w:left="340" w:hanging="170"/>
      </w:pPr>
      <w:rPr>
        <w:rFonts w:ascii="Wingdings" w:hAnsi="Wingdings" w:hint="default"/>
        <w:color w:val="000000" w:themeColor="text1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F0C0BFD"/>
    <w:multiLevelType w:val="hybridMultilevel"/>
    <w:tmpl w:val="22823E06"/>
    <w:lvl w:ilvl="0" w:tplc="EE908AB2">
      <w:start w:val="1"/>
      <w:numFmt w:val="bullet"/>
      <w:lvlText w:val="•"/>
      <w:lvlJc w:val="left"/>
      <w:pPr>
        <w:ind w:left="483" w:hanging="44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"/>
      <w:lvlJc w:val="left"/>
      <w:pPr>
        <w:ind w:left="9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3" w:hanging="440"/>
      </w:pPr>
      <w:rPr>
        <w:rFonts w:ascii="Wingdings" w:hAnsi="Wingdings" w:hint="default"/>
      </w:rPr>
    </w:lvl>
  </w:abstractNum>
  <w:abstractNum w:abstractNumId="17" w15:restartNumberingAfterBreak="0">
    <w:nsid w:val="34E27B31"/>
    <w:multiLevelType w:val="hybridMultilevel"/>
    <w:tmpl w:val="573C06BC"/>
    <w:lvl w:ilvl="0" w:tplc="A8D6C5FA">
      <w:start w:val="1"/>
      <w:numFmt w:val="bullet"/>
      <w:lvlText w:val=""/>
      <w:lvlJc w:val="left"/>
      <w:pPr>
        <w:ind w:left="440" w:hanging="44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5D20991"/>
    <w:multiLevelType w:val="hybridMultilevel"/>
    <w:tmpl w:val="0658D6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387" w:hanging="360"/>
      </w:pPr>
    </w:lvl>
    <w:lvl w:ilvl="2" w:tplc="FFFFFFFF" w:tentative="1">
      <w:start w:val="1"/>
      <w:numFmt w:val="lowerRoman"/>
      <w:lvlText w:val="%3."/>
      <w:lvlJc w:val="right"/>
      <w:pPr>
        <w:ind w:left="2107" w:hanging="180"/>
      </w:pPr>
    </w:lvl>
    <w:lvl w:ilvl="3" w:tplc="FFFFFFFF" w:tentative="1">
      <w:start w:val="1"/>
      <w:numFmt w:val="decimal"/>
      <w:lvlText w:val="%4."/>
      <w:lvlJc w:val="left"/>
      <w:pPr>
        <w:ind w:left="2827" w:hanging="360"/>
      </w:pPr>
    </w:lvl>
    <w:lvl w:ilvl="4" w:tplc="FFFFFFFF" w:tentative="1">
      <w:start w:val="1"/>
      <w:numFmt w:val="lowerLetter"/>
      <w:lvlText w:val="%5."/>
      <w:lvlJc w:val="left"/>
      <w:pPr>
        <w:ind w:left="3547" w:hanging="360"/>
      </w:pPr>
    </w:lvl>
    <w:lvl w:ilvl="5" w:tplc="FFFFFFFF" w:tentative="1">
      <w:start w:val="1"/>
      <w:numFmt w:val="lowerRoman"/>
      <w:lvlText w:val="%6."/>
      <w:lvlJc w:val="right"/>
      <w:pPr>
        <w:ind w:left="4267" w:hanging="180"/>
      </w:pPr>
    </w:lvl>
    <w:lvl w:ilvl="6" w:tplc="FFFFFFFF" w:tentative="1">
      <w:start w:val="1"/>
      <w:numFmt w:val="decimal"/>
      <w:lvlText w:val="%7."/>
      <w:lvlJc w:val="left"/>
      <w:pPr>
        <w:ind w:left="4987" w:hanging="360"/>
      </w:pPr>
    </w:lvl>
    <w:lvl w:ilvl="7" w:tplc="FFFFFFFF" w:tentative="1">
      <w:start w:val="1"/>
      <w:numFmt w:val="lowerLetter"/>
      <w:lvlText w:val="%8."/>
      <w:lvlJc w:val="left"/>
      <w:pPr>
        <w:ind w:left="5707" w:hanging="360"/>
      </w:pPr>
    </w:lvl>
    <w:lvl w:ilvl="8" w:tplc="FFFFFFFF" w:tentative="1">
      <w:start w:val="1"/>
      <w:numFmt w:val="lowerRoman"/>
      <w:lvlText w:val="%9."/>
      <w:lvlJc w:val="right"/>
      <w:pPr>
        <w:ind w:left="6427" w:hanging="180"/>
      </w:pPr>
    </w:lvl>
  </w:abstractNum>
  <w:abstractNum w:abstractNumId="19" w15:restartNumberingAfterBreak="0">
    <w:nsid w:val="3AF80819"/>
    <w:multiLevelType w:val="hybridMultilevel"/>
    <w:tmpl w:val="8ABA915C"/>
    <w:lvl w:ilvl="0" w:tplc="E062CF90">
      <w:start w:val="1"/>
      <w:numFmt w:val="bullet"/>
      <w:lvlText w:val=""/>
      <w:lvlJc w:val="left"/>
      <w:pPr>
        <w:ind w:left="507" w:hanging="44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9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7" w:hanging="440"/>
      </w:pPr>
      <w:rPr>
        <w:rFonts w:ascii="Wingdings" w:hAnsi="Wingdings" w:hint="default"/>
      </w:rPr>
    </w:lvl>
  </w:abstractNum>
  <w:abstractNum w:abstractNumId="20" w15:restartNumberingAfterBreak="0">
    <w:nsid w:val="3CB956F0"/>
    <w:multiLevelType w:val="hybridMultilevel"/>
    <w:tmpl w:val="034847EC"/>
    <w:lvl w:ilvl="0" w:tplc="4F340194">
      <w:start w:val="1"/>
      <w:numFmt w:val="upperRoman"/>
      <w:lvlText w:val="(%1)"/>
      <w:lvlJc w:val="left"/>
      <w:pPr>
        <w:ind w:left="720" w:hanging="720"/>
      </w:pPr>
      <w:rPr>
        <w:rFonts w:hint="default"/>
        <w:i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DBE5C16"/>
    <w:multiLevelType w:val="hybridMultilevel"/>
    <w:tmpl w:val="DB502260"/>
    <w:lvl w:ilvl="0" w:tplc="FFFFFFFF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  <w:color w:val="000000" w:themeColor="text1"/>
      </w:rPr>
    </w:lvl>
    <w:lvl w:ilvl="1" w:tplc="F0AEDB78">
      <w:start w:val="1"/>
      <w:numFmt w:val="bullet"/>
      <w:suff w:val="nothing"/>
      <w:lvlText w:val=""/>
      <w:lvlJc w:val="left"/>
      <w:pPr>
        <w:ind w:left="340" w:hanging="17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481E6894"/>
    <w:multiLevelType w:val="hybridMultilevel"/>
    <w:tmpl w:val="AB0220C6"/>
    <w:lvl w:ilvl="0" w:tplc="0409000F">
      <w:start w:val="1"/>
      <w:numFmt w:val="decimal"/>
      <w:lvlText w:val="%1."/>
      <w:lvlJc w:val="left"/>
      <w:pPr>
        <w:ind w:left="482" w:hanging="440"/>
      </w:pPr>
    </w:lvl>
    <w:lvl w:ilvl="1" w:tplc="04090019" w:tentative="1">
      <w:start w:val="1"/>
      <w:numFmt w:val="lowerLetter"/>
      <w:lvlText w:val="%2)"/>
      <w:lvlJc w:val="left"/>
      <w:pPr>
        <w:ind w:left="922" w:hanging="440"/>
      </w:pPr>
    </w:lvl>
    <w:lvl w:ilvl="2" w:tplc="0409001B" w:tentative="1">
      <w:start w:val="1"/>
      <w:numFmt w:val="lowerRoman"/>
      <w:lvlText w:val="%3."/>
      <w:lvlJc w:val="right"/>
      <w:pPr>
        <w:ind w:left="1362" w:hanging="440"/>
      </w:pPr>
    </w:lvl>
    <w:lvl w:ilvl="3" w:tplc="0409000F" w:tentative="1">
      <w:start w:val="1"/>
      <w:numFmt w:val="decimal"/>
      <w:lvlText w:val="%4."/>
      <w:lvlJc w:val="left"/>
      <w:pPr>
        <w:ind w:left="1802" w:hanging="440"/>
      </w:pPr>
    </w:lvl>
    <w:lvl w:ilvl="4" w:tplc="04090019" w:tentative="1">
      <w:start w:val="1"/>
      <w:numFmt w:val="lowerLetter"/>
      <w:lvlText w:val="%5)"/>
      <w:lvlJc w:val="left"/>
      <w:pPr>
        <w:ind w:left="2242" w:hanging="440"/>
      </w:pPr>
    </w:lvl>
    <w:lvl w:ilvl="5" w:tplc="0409001B" w:tentative="1">
      <w:start w:val="1"/>
      <w:numFmt w:val="lowerRoman"/>
      <w:lvlText w:val="%6."/>
      <w:lvlJc w:val="right"/>
      <w:pPr>
        <w:ind w:left="2682" w:hanging="440"/>
      </w:pPr>
    </w:lvl>
    <w:lvl w:ilvl="6" w:tplc="0409000F" w:tentative="1">
      <w:start w:val="1"/>
      <w:numFmt w:val="decimal"/>
      <w:lvlText w:val="%7."/>
      <w:lvlJc w:val="left"/>
      <w:pPr>
        <w:ind w:left="3122" w:hanging="440"/>
      </w:pPr>
    </w:lvl>
    <w:lvl w:ilvl="7" w:tplc="04090019" w:tentative="1">
      <w:start w:val="1"/>
      <w:numFmt w:val="lowerLetter"/>
      <w:lvlText w:val="%8)"/>
      <w:lvlJc w:val="left"/>
      <w:pPr>
        <w:ind w:left="3562" w:hanging="440"/>
      </w:pPr>
    </w:lvl>
    <w:lvl w:ilvl="8" w:tplc="0409001B" w:tentative="1">
      <w:start w:val="1"/>
      <w:numFmt w:val="lowerRoman"/>
      <w:lvlText w:val="%9."/>
      <w:lvlJc w:val="right"/>
      <w:pPr>
        <w:ind w:left="4002" w:hanging="440"/>
      </w:pPr>
    </w:lvl>
  </w:abstractNum>
  <w:abstractNum w:abstractNumId="23" w15:restartNumberingAfterBreak="0">
    <w:nsid w:val="4A3171B6"/>
    <w:multiLevelType w:val="hybridMultilevel"/>
    <w:tmpl w:val="4A60C3C4"/>
    <w:lvl w:ilvl="0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4BDD286F"/>
    <w:multiLevelType w:val="hybridMultilevel"/>
    <w:tmpl w:val="6628AA62"/>
    <w:lvl w:ilvl="0" w:tplc="798426EA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C661E91"/>
    <w:multiLevelType w:val="hybridMultilevel"/>
    <w:tmpl w:val="CB0E67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E5B48C4"/>
    <w:multiLevelType w:val="hybridMultilevel"/>
    <w:tmpl w:val="61B26A24"/>
    <w:lvl w:ilvl="0" w:tplc="EE908AB2">
      <w:start w:val="1"/>
      <w:numFmt w:val="bullet"/>
      <w:lvlText w:val="•"/>
      <w:lvlJc w:val="left"/>
      <w:pPr>
        <w:ind w:left="360" w:hanging="360"/>
      </w:pPr>
      <w:rPr>
        <w:rFonts w:ascii="BISansCond" w:hAnsi="BISansCond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0FD35A6"/>
    <w:multiLevelType w:val="hybridMultilevel"/>
    <w:tmpl w:val="E2DA75C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0AA19E4"/>
    <w:multiLevelType w:val="hybridMultilevel"/>
    <w:tmpl w:val="847E5400"/>
    <w:lvl w:ilvl="0" w:tplc="589E0790">
      <w:start w:val="1"/>
      <w:numFmt w:val="upp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2F3480E"/>
    <w:multiLevelType w:val="hybridMultilevel"/>
    <w:tmpl w:val="E55EDCDA"/>
    <w:lvl w:ilvl="0" w:tplc="EE908A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BISansCond" w:hAnsi="BISansCond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12A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BISansCond" w:hAnsi="BISansCond" w:hint="default"/>
      </w:rPr>
    </w:lvl>
    <w:lvl w:ilvl="3" w:tplc="5B1E02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BISansCond" w:hAnsi="BISansCond" w:hint="default"/>
      </w:rPr>
    </w:lvl>
    <w:lvl w:ilvl="4" w:tplc="6D0CC1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BISansCond" w:hAnsi="BISansCond" w:hint="default"/>
      </w:rPr>
    </w:lvl>
    <w:lvl w:ilvl="5" w:tplc="39282D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BISansCond" w:hAnsi="BISansCond" w:hint="default"/>
      </w:rPr>
    </w:lvl>
    <w:lvl w:ilvl="6" w:tplc="D1DC67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BISansCond" w:hAnsi="BISansCond" w:hint="default"/>
      </w:rPr>
    </w:lvl>
    <w:lvl w:ilvl="7" w:tplc="F51CDB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BISansCond" w:hAnsi="BISansCond" w:hint="default"/>
      </w:rPr>
    </w:lvl>
    <w:lvl w:ilvl="8" w:tplc="456CA7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BISansCond" w:hAnsi="BISansCond" w:hint="default"/>
      </w:rPr>
    </w:lvl>
  </w:abstractNum>
  <w:abstractNum w:abstractNumId="30" w15:restartNumberingAfterBreak="0">
    <w:nsid w:val="71702FD5"/>
    <w:multiLevelType w:val="hybridMultilevel"/>
    <w:tmpl w:val="6C50DC04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24D37D9"/>
    <w:multiLevelType w:val="hybridMultilevel"/>
    <w:tmpl w:val="BDF600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25A3E24"/>
    <w:multiLevelType w:val="hybridMultilevel"/>
    <w:tmpl w:val="7D2EC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181E18"/>
    <w:multiLevelType w:val="hybridMultilevel"/>
    <w:tmpl w:val="38F8C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AC438A"/>
    <w:multiLevelType w:val="hybridMultilevel"/>
    <w:tmpl w:val="A4E687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D3A66BC"/>
    <w:multiLevelType w:val="hybridMultilevel"/>
    <w:tmpl w:val="8EA8337A"/>
    <w:lvl w:ilvl="0" w:tplc="D4E6301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387" w:hanging="360"/>
      </w:pPr>
    </w:lvl>
    <w:lvl w:ilvl="2" w:tplc="FFFFFFFF" w:tentative="1">
      <w:start w:val="1"/>
      <w:numFmt w:val="lowerRoman"/>
      <w:lvlText w:val="%3."/>
      <w:lvlJc w:val="right"/>
      <w:pPr>
        <w:ind w:left="2107" w:hanging="180"/>
      </w:pPr>
    </w:lvl>
    <w:lvl w:ilvl="3" w:tplc="FFFFFFFF" w:tentative="1">
      <w:start w:val="1"/>
      <w:numFmt w:val="decimal"/>
      <w:lvlText w:val="%4."/>
      <w:lvlJc w:val="left"/>
      <w:pPr>
        <w:ind w:left="2827" w:hanging="360"/>
      </w:pPr>
    </w:lvl>
    <w:lvl w:ilvl="4" w:tplc="FFFFFFFF" w:tentative="1">
      <w:start w:val="1"/>
      <w:numFmt w:val="lowerLetter"/>
      <w:lvlText w:val="%5."/>
      <w:lvlJc w:val="left"/>
      <w:pPr>
        <w:ind w:left="3547" w:hanging="360"/>
      </w:pPr>
    </w:lvl>
    <w:lvl w:ilvl="5" w:tplc="FFFFFFFF" w:tentative="1">
      <w:start w:val="1"/>
      <w:numFmt w:val="lowerRoman"/>
      <w:lvlText w:val="%6."/>
      <w:lvlJc w:val="right"/>
      <w:pPr>
        <w:ind w:left="4267" w:hanging="180"/>
      </w:pPr>
    </w:lvl>
    <w:lvl w:ilvl="6" w:tplc="FFFFFFFF" w:tentative="1">
      <w:start w:val="1"/>
      <w:numFmt w:val="decimal"/>
      <w:lvlText w:val="%7."/>
      <w:lvlJc w:val="left"/>
      <w:pPr>
        <w:ind w:left="4987" w:hanging="360"/>
      </w:pPr>
    </w:lvl>
    <w:lvl w:ilvl="7" w:tplc="FFFFFFFF" w:tentative="1">
      <w:start w:val="1"/>
      <w:numFmt w:val="lowerLetter"/>
      <w:lvlText w:val="%8."/>
      <w:lvlJc w:val="left"/>
      <w:pPr>
        <w:ind w:left="5707" w:hanging="360"/>
      </w:pPr>
    </w:lvl>
    <w:lvl w:ilvl="8" w:tplc="FFFFFFFF" w:tentative="1">
      <w:start w:val="1"/>
      <w:numFmt w:val="lowerRoman"/>
      <w:lvlText w:val="%9."/>
      <w:lvlJc w:val="right"/>
      <w:pPr>
        <w:ind w:left="6427" w:hanging="180"/>
      </w:pPr>
    </w:lvl>
  </w:abstractNum>
  <w:abstractNum w:abstractNumId="36" w15:restartNumberingAfterBreak="0">
    <w:nsid w:val="7F885B39"/>
    <w:multiLevelType w:val="hybridMultilevel"/>
    <w:tmpl w:val="096A7B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387" w:hanging="360"/>
      </w:pPr>
    </w:lvl>
    <w:lvl w:ilvl="2" w:tplc="0409001B" w:tentative="1">
      <w:start w:val="1"/>
      <w:numFmt w:val="lowerRoman"/>
      <w:lvlText w:val="%3."/>
      <w:lvlJc w:val="right"/>
      <w:pPr>
        <w:ind w:left="2107" w:hanging="180"/>
      </w:pPr>
    </w:lvl>
    <w:lvl w:ilvl="3" w:tplc="0409000F" w:tentative="1">
      <w:start w:val="1"/>
      <w:numFmt w:val="decimal"/>
      <w:lvlText w:val="%4."/>
      <w:lvlJc w:val="left"/>
      <w:pPr>
        <w:ind w:left="2827" w:hanging="360"/>
      </w:pPr>
    </w:lvl>
    <w:lvl w:ilvl="4" w:tplc="04090019" w:tentative="1">
      <w:start w:val="1"/>
      <w:numFmt w:val="lowerLetter"/>
      <w:lvlText w:val="%5."/>
      <w:lvlJc w:val="left"/>
      <w:pPr>
        <w:ind w:left="3547" w:hanging="360"/>
      </w:pPr>
    </w:lvl>
    <w:lvl w:ilvl="5" w:tplc="0409001B" w:tentative="1">
      <w:start w:val="1"/>
      <w:numFmt w:val="lowerRoman"/>
      <w:lvlText w:val="%6."/>
      <w:lvlJc w:val="right"/>
      <w:pPr>
        <w:ind w:left="4267" w:hanging="180"/>
      </w:pPr>
    </w:lvl>
    <w:lvl w:ilvl="6" w:tplc="0409000F" w:tentative="1">
      <w:start w:val="1"/>
      <w:numFmt w:val="decimal"/>
      <w:lvlText w:val="%7."/>
      <w:lvlJc w:val="left"/>
      <w:pPr>
        <w:ind w:left="4987" w:hanging="360"/>
      </w:pPr>
    </w:lvl>
    <w:lvl w:ilvl="7" w:tplc="04090019" w:tentative="1">
      <w:start w:val="1"/>
      <w:numFmt w:val="lowerLetter"/>
      <w:lvlText w:val="%8."/>
      <w:lvlJc w:val="left"/>
      <w:pPr>
        <w:ind w:left="5707" w:hanging="360"/>
      </w:pPr>
    </w:lvl>
    <w:lvl w:ilvl="8" w:tplc="0409001B" w:tentative="1">
      <w:start w:val="1"/>
      <w:numFmt w:val="lowerRoman"/>
      <w:lvlText w:val="%9."/>
      <w:lvlJc w:val="right"/>
      <w:pPr>
        <w:ind w:left="6427" w:hanging="180"/>
      </w:pPr>
    </w:lvl>
  </w:abstractNum>
  <w:num w:numId="1" w16cid:durableId="2132437599">
    <w:abstractNumId w:val="36"/>
  </w:num>
  <w:num w:numId="2" w16cid:durableId="163983811">
    <w:abstractNumId w:val="23"/>
  </w:num>
  <w:num w:numId="3" w16cid:durableId="1310400126">
    <w:abstractNumId w:val="33"/>
  </w:num>
  <w:num w:numId="4" w16cid:durableId="124324199">
    <w:abstractNumId w:val="30"/>
  </w:num>
  <w:num w:numId="5" w16cid:durableId="820081849">
    <w:abstractNumId w:val="29"/>
  </w:num>
  <w:num w:numId="6" w16cid:durableId="940146667">
    <w:abstractNumId w:val="32"/>
  </w:num>
  <w:num w:numId="7" w16cid:durableId="1433553705">
    <w:abstractNumId w:val="5"/>
  </w:num>
  <w:num w:numId="8" w16cid:durableId="1575168487">
    <w:abstractNumId w:val="24"/>
  </w:num>
  <w:num w:numId="9" w16cid:durableId="131600494">
    <w:abstractNumId w:val="21"/>
  </w:num>
  <w:num w:numId="10" w16cid:durableId="2122994045">
    <w:abstractNumId w:val="15"/>
  </w:num>
  <w:num w:numId="11" w16cid:durableId="326060272">
    <w:abstractNumId w:val="35"/>
  </w:num>
  <w:num w:numId="12" w16cid:durableId="556360880">
    <w:abstractNumId w:val="18"/>
  </w:num>
  <w:num w:numId="13" w16cid:durableId="2115661291">
    <w:abstractNumId w:val="28"/>
  </w:num>
  <w:num w:numId="14" w16cid:durableId="1009715929">
    <w:abstractNumId w:val="6"/>
  </w:num>
  <w:num w:numId="15" w16cid:durableId="1744638125">
    <w:abstractNumId w:val="11"/>
  </w:num>
  <w:num w:numId="16" w16cid:durableId="407655264">
    <w:abstractNumId w:val="9"/>
  </w:num>
  <w:num w:numId="17" w16cid:durableId="1357003887">
    <w:abstractNumId w:val="20"/>
  </w:num>
  <w:num w:numId="18" w16cid:durableId="1754475485">
    <w:abstractNumId w:val="14"/>
  </w:num>
  <w:num w:numId="19" w16cid:durableId="2020429098">
    <w:abstractNumId w:val="2"/>
  </w:num>
  <w:num w:numId="20" w16cid:durableId="426200060">
    <w:abstractNumId w:val="22"/>
  </w:num>
  <w:num w:numId="21" w16cid:durableId="503739469">
    <w:abstractNumId w:val="0"/>
  </w:num>
  <w:num w:numId="22" w16cid:durableId="221216010">
    <w:abstractNumId w:val="25"/>
  </w:num>
  <w:num w:numId="23" w16cid:durableId="1831212032">
    <w:abstractNumId w:val="31"/>
  </w:num>
  <w:num w:numId="24" w16cid:durableId="2066753836">
    <w:abstractNumId w:val="19"/>
  </w:num>
  <w:num w:numId="25" w16cid:durableId="412094168">
    <w:abstractNumId w:val="10"/>
  </w:num>
  <w:num w:numId="26" w16cid:durableId="216168250">
    <w:abstractNumId w:val="27"/>
  </w:num>
  <w:num w:numId="27" w16cid:durableId="2092313746">
    <w:abstractNumId w:val="12"/>
  </w:num>
  <w:num w:numId="28" w16cid:durableId="1542132317">
    <w:abstractNumId w:val="8"/>
  </w:num>
  <w:num w:numId="29" w16cid:durableId="1064715451">
    <w:abstractNumId w:val="34"/>
  </w:num>
  <w:num w:numId="30" w16cid:durableId="633368356">
    <w:abstractNumId w:val="7"/>
  </w:num>
  <w:num w:numId="31" w16cid:durableId="1800218840">
    <w:abstractNumId w:val="16"/>
  </w:num>
  <w:num w:numId="32" w16cid:durableId="254826735">
    <w:abstractNumId w:val="3"/>
  </w:num>
  <w:num w:numId="33" w16cid:durableId="1727532292">
    <w:abstractNumId w:val="1"/>
  </w:num>
  <w:num w:numId="34" w16cid:durableId="1340231272">
    <w:abstractNumId w:val="26"/>
  </w:num>
  <w:num w:numId="35" w16cid:durableId="332535282">
    <w:abstractNumId w:val="13"/>
  </w:num>
  <w:num w:numId="36" w16cid:durableId="1986928426">
    <w:abstractNumId w:val="17"/>
  </w:num>
  <w:num w:numId="37" w16cid:durableId="416481670">
    <w:abstractNumId w:val="4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,Yuting (HP Medicine) BII-CN-S">
    <w15:presenceInfo w15:providerId="AD" w15:userId="S::yuting.li@boehringer-ingelheim.com::ce8fbb54-122c-426d-b8da-fdcc5e1b50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activeWritingStyle w:appName="MSWord" w:lang="pt-PT" w:vendorID="1" w:dllVersion="513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9F0"/>
    <w:rsid w:val="0000012D"/>
    <w:rsid w:val="0000022A"/>
    <w:rsid w:val="000007A2"/>
    <w:rsid w:val="0000081B"/>
    <w:rsid w:val="0000161F"/>
    <w:rsid w:val="00001840"/>
    <w:rsid w:val="00001DBB"/>
    <w:rsid w:val="000026B5"/>
    <w:rsid w:val="00002745"/>
    <w:rsid w:val="0000278F"/>
    <w:rsid w:val="0000360D"/>
    <w:rsid w:val="00003C63"/>
    <w:rsid w:val="00004971"/>
    <w:rsid w:val="00004B11"/>
    <w:rsid w:val="00004BBB"/>
    <w:rsid w:val="00004E4F"/>
    <w:rsid w:val="00004E56"/>
    <w:rsid w:val="000056D5"/>
    <w:rsid w:val="000058E3"/>
    <w:rsid w:val="00005EC4"/>
    <w:rsid w:val="0000672E"/>
    <w:rsid w:val="00006C28"/>
    <w:rsid w:val="00006D74"/>
    <w:rsid w:val="00006E27"/>
    <w:rsid w:val="000071EB"/>
    <w:rsid w:val="000075AD"/>
    <w:rsid w:val="000075C6"/>
    <w:rsid w:val="00007BA9"/>
    <w:rsid w:val="00007D7D"/>
    <w:rsid w:val="00007ED3"/>
    <w:rsid w:val="0001024F"/>
    <w:rsid w:val="0001035A"/>
    <w:rsid w:val="0001064D"/>
    <w:rsid w:val="00010918"/>
    <w:rsid w:val="00010D57"/>
    <w:rsid w:val="0001107F"/>
    <w:rsid w:val="000115B0"/>
    <w:rsid w:val="00011F03"/>
    <w:rsid w:val="00012461"/>
    <w:rsid w:val="0001252E"/>
    <w:rsid w:val="000125D7"/>
    <w:rsid w:val="00012698"/>
    <w:rsid w:val="00012832"/>
    <w:rsid w:val="00012FBE"/>
    <w:rsid w:val="00013292"/>
    <w:rsid w:val="000135A8"/>
    <w:rsid w:val="00013A52"/>
    <w:rsid w:val="00013AD6"/>
    <w:rsid w:val="00013BB1"/>
    <w:rsid w:val="00014211"/>
    <w:rsid w:val="0001465A"/>
    <w:rsid w:val="00014D4D"/>
    <w:rsid w:val="00014DB8"/>
    <w:rsid w:val="00014E9B"/>
    <w:rsid w:val="00014FE1"/>
    <w:rsid w:val="000152B4"/>
    <w:rsid w:val="00015597"/>
    <w:rsid w:val="00015739"/>
    <w:rsid w:val="00015AF6"/>
    <w:rsid w:val="00015E02"/>
    <w:rsid w:val="0001662C"/>
    <w:rsid w:val="000166E7"/>
    <w:rsid w:val="00016723"/>
    <w:rsid w:val="0001684A"/>
    <w:rsid w:val="00016A30"/>
    <w:rsid w:val="00016BDD"/>
    <w:rsid w:val="0001720D"/>
    <w:rsid w:val="0001782D"/>
    <w:rsid w:val="00017B59"/>
    <w:rsid w:val="0002006A"/>
    <w:rsid w:val="000203A8"/>
    <w:rsid w:val="00020565"/>
    <w:rsid w:val="000207B0"/>
    <w:rsid w:val="00020A34"/>
    <w:rsid w:val="00020ACD"/>
    <w:rsid w:val="000211AE"/>
    <w:rsid w:val="000212EB"/>
    <w:rsid w:val="0002137D"/>
    <w:rsid w:val="00021C73"/>
    <w:rsid w:val="00021FC9"/>
    <w:rsid w:val="000222B0"/>
    <w:rsid w:val="000226A8"/>
    <w:rsid w:val="00022F2C"/>
    <w:rsid w:val="0002350E"/>
    <w:rsid w:val="00023A7E"/>
    <w:rsid w:val="00023B9B"/>
    <w:rsid w:val="00023BB4"/>
    <w:rsid w:val="00025848"/>
    <w:rsid w:val="00025977"/>
    <w:rsid w:val="00025C39"/>
    <w:rsid w:val="000269E8"/>
    <w:rsid w:val="00026D58"/>
    <w:rsid w:val="00026F61"/>
    <w:rsid w:val="00027058"/>
    <w:rsid w:val="00027137"/>
    <w:rsid w:val="00030482"/>
    <w:rsid w:val="00030559"/>
    <w:rsid w:val="0003065C"/>
    <w:rsid w:val="00030774"/>
    <w:rsid w:val="000308FB"/>
    <w:rsid w:val="00030AFD"/>
    <w:rsid w:val="00030D30"/>
    <w:rsid w:val="00030F8A"/>
    <w:rsid w:val="0003108A"/>
    <w:rsid w:val="000310A3"/>
    <w:rsid w:val="00031160"/>
    <w:rsid w:val="00031266"/>
    <w:rsid w:val="000313EE"/>
    <w:rsid w:val="000317DE"/>
    <w:rsid w:val="00031CE4"/>
    <w:rsid w:val="00031E2E"/>
    <w:rsid w:val="0003268B"/>
    <w:rsid w:val="000326CA"/>
    <w:rsid w:val="00032850"/>
    <w:rsid w:val="0003286D"/>
    <w:rsid w:val="00032CEC"/>
    <w:rsid w:val="00032EC2"/>
    <w:rsid w:val="0003325A"/>
    <w:rsid w:val="000335DA"/>
    <w:rsid w:val="000338A3"/>
    <w:rsid w:val="00034500"/>
    <w:rsid w:val="00034A0A"/>
    <w:rsid w:val="00034C40"/>
    <w:rsid w:val="00034EBD"/>
    <w:rsid w:val="00034FC1"/>
    <w:rsid w:val="00035232"/>
    <w:rsid w:val="00035A2F"/>
    <w:rsid w:val="00035B82"/>
    <w:rsid w:val="00035BF7"/>
    <w:rsid w:val="00035E88"/>
    <w:rsid w:val="00035ED8"/>
    <w:rsid w:val="00036927"/>
    <w:rsid w:val="000379DF"/>
    <w:rsid w:val="00037AAE"/>
    <w:rsid w:val="00037B52"/>
    <w:rsid w:val="00040505"/>
    <w:rsid w:val="00040513"/>
    <w:rsid w:val="00040830"/>
    <w:rsid w:val="00040AB9"/>
    <w:rsid w:val="00040D5B"/>
    <w:rsid w:val="00041261"/>
    <w:rsid w:val="000414CA"/>
    <w:rsid w:val="0004167A"/>
    <w:rsid w:val="00041811"/>
    <w:rsid w:val="00041A60"/>
    <w:rsid w:val="00042096"/>
    <w:rsid w:val="00042901"/>
    <w:rsid w:val="00042BC6"/>
    <w:rsid w:val="00042E2B"/>
    <w:rsid w:val="00042E4B"/>
    <w:rsid w:val="0004353C"/>
    <w:rsid w:val="0004382B"/>
    <w:rsid w:val="00043D9B"/>
    <w:rsid w:val="00043E9F"/>
    <w:rsid w:val="000440C6"/>
    <w:rsid w:val="00044339"/>
    <w:rsid w:val="00044639"/>
    <w:rsid w:val="00046012"/>
    <w:rsid w:val="000463A0"/>
    <w:rsid w:val="00046947"/>
    <w:rsid w:val="00046AAC"/>
    <w:rsid w:val="00046BAF"/>
    <w:rsid w:val="00047110"/>
    <w:rsid w:val="000476BB"/>
    <w:rsid w:val="00050092"/>
    <w:rsid w:val="00050C03"/>
    <w:rsid w:val="00050FF8"/>
    <w:rsid w:val="000519A9"/>
    <w:rsid w:val="00051A38"/>
    <w:rsid w:val="00052744"/>
    <w:rsid w:val="00052CDB"/>
    <w:rsid w:val="00052F5A"/>
    <w:rsid w:val="00053034"/>
    <w:rsid w:val="000531B7"/>
    <w:rsid w:val="0005327E"/>
    <w:rsid w:val="00054451"/>
    <w:rsid w:val="000547DB"/>
    <w:rsid w:val="0005494C"/>
    <w:rsid w:val="00054AE5"/>
    <w:rsid w:val="00054D1B"/>
    <w:rsid w:val="00054F52"/>
    <w:rsid w:val="00054FE2"/>
    <w:rsid w:val="000553B7"/>
    <w:rsid w:val="000554E1"/>
    <w:rsid w:val="00055AB9"/>
    <w:rsid w:val="00055C46"/>
    <w:rsid w:val="00055EE6"/>
    <w:rsid w:val="0005625F"/>
    <w:rsid w:val="00056278"/>
    <w:rsid w:val="000563FD"/>
    <w:rsid w:val="0005662A"/>
    <w:rsid w:val="0005670C"/>
    <w:rsid w:val="0005694B"/>
    <w:rsid w:val="00056F14"/>
    <w:rsid w:val="0005762B"/>
    <w:rsid w:val="00057DB0"/>
    <w:rsid w:val="00057EDB"/>
    <w:rsid w:val="000603E0"/>
    <w:rsid w:val="000604AA"/>
    <w:rsid w:val="00060E69"/>
    <w:rsid w:val="00060EF4"/>
    <w:rsid w:val="0006104B"/>
    <w:rsid w:val="000617D5"/>
    <w:rsid w:val="00062230"/>
    <w:rsid w:val="00062579"/>
    <w:rsid w:val="00062DEA"/>
    <w:rsid w:val="00063223"/>
    <w:rsid w:val="000632EF"/>
    <w:rsid w:val="00063838"/>
    <w:rsid w:val="00063965"/>
    <w:rsid w:val="00063A34"/>
    <w:rsid w:val="00063E0C"/>
    <w:rsid w:val="000641C5"/>
    <w:rsid w:val="00064788"/>
    <w:rsid w:val="000648E7"/>
    <w:rsid w:val="00064D37"/>
    <w:rsid w:val="000653F2"/>
    <w:rsid w:val="00065D00"/>
    <w:rsid w:val="00065E23"/>
    <w:rsid w:val="00065FDA"/>
    <w:rsid w:val="00066488"/>
    <w:rsid w:val="00066B13"/>
    <w:rsid w:val="00067065"/>
    <w:rsid w:val="00067304"/>
    <w:rsid w:val="000702FB"/>
    <w:rsid w:val="000703D4"/>
    <w:rsid w:val="00070FE7"/>
    <w:rsid w:val="00071169"/>
    <w:rsid w:val="00071979"/>
    <w:rsid w:val="00071DED"/>
    <w:rsid w:val="00071F91"/>
    <w:rsid w:val="00072128"/>
    <w:rsid w:val="000727B2"/>
    <w:rsid w:val="000727FC"/>
    <w:rsid w:val="00072859"/>
    <w:rsid w:val="00072879"/>
    <w:rsid w:val="000728B8"/>
    <w:rsid w:val="00072944"/>
    <w:rsid w:val="00072CB9"/>
    <w:rsid w:val="00072D74"/>
    <w:rsid w:val="00073352"/>
    <w:rsid w:val="00073507"/>
    <w:rsid w:val="0007418C"/>
    <w:rsid w:val="00074BB2"/>
    <w:rsid w:val="00074E4D"/>
    <w:rsid w:val="00074F0B"/>
    <w:rsid w:val="00075134"/>
    <w:rsid w:val="000753A0"/>
    <w:rsid w:val="000757CB"/>
    <w:rsid w:val="00075A4C"/>
    <w:rsid w:val="0007647A"/>
    <w:rsid w:val="000764D9"/>
    <w:rsid w:val="000769D3"/>
    <w:rsid w:val="00076B50"/>
    <w:rsid w:val="00076BF1"/>
    <w:rsid w:val="00077625"/>
    <w:rsid w:val="000777D1"/>
    <w:rsid w:val="00080234"/>
    <w:rsid w:val="00080601"/>
    <w:rsid w:val="00080BD5"/>
    <w:rsid w:val="00080CEA"/>
    <w:rsid w:val="00080D48"/>
    <w:rsid w:val="00080F1C"/>
    <w:rsid w:val="00080F87"/>
    <w:rsid w:val="00081144"/>
    <w:rsid w:val="0008125A"/>
    <w:rsid w:val="0008134B"/>
    <w:rsid w:val="000819A2"/>
    <w:rsid w:val="00081A36"/>
    <w:rsid w:val="000824FF"/>
    <w:rsid w:val="00082509"/>
    <w:rsid w:val="0008284C"/>
    <w:rsid w:val="00082DF6"/>
    <w:rsid w:val="000831F0"/>
    <w:rsid w:val="00083519"/>
    <w:rsid w:val="000839EA"/>
    <w:rsid w:val="00083A6B"/>
    <w:rsid w:val="00083DFD"/>
    <w:rsid w:val="000843C9"/>
    <w:rsid w:val="00084967"/>
    <w:rsid w:val="00084B23"/>
    <w:rsid w:val="000852D8"/>
    <w:rsid w:val="00085908"/>
    <w:rsid w:val="000861B0"/>
    <w:rsid w:val="0008641C"/>
    <w:rsid w:val="00086460"/>
    <w:rsid w:val="00086947"/>
    <w:rsid w:val="00086FEE"/>
    <w:rsid w:val="00087441"/>
    <w:rsid w:val="00087B24"/>
    <w:rsid w:val="00090063"/>
    <w:rsid w:val="00090281"/>
    <w:rsid w:val="000908DE"/>
    <w:rsid w:val="00090A10"/>
    <w:rsid w:val="00090DB2"/>
    <w:rsid w:val="000911F7"/>
    <w:rsid w:val="000921D7"/>
    <w:rsid w:val="000923C0"/>
    <w:rsid w:val="000925F3"/>
    <w:rsid w:val="0009282D"/>
    <w:rsid w:val="00092A85"/>
    <w:rsid w:val="0009385C"/>
    <w:rsid w:val="000939F2"/>
    <w:rsid w:val="00093C3F"/>
    <w:rsid w:val="00094E38"/>
    <w:rsid w:val="00095148"/>
    <w:rsid w:val="000953DB"/>
    <w:rsid w:val="000957B6"/>
    <w:rsid w:val="000959AE"/>
    <w:rsid w:val="00095A89"/>
    <w:rsid w:val="00096183"/>
    <w:rsid w:val="00096281"/>
    <w:rsid w:val="0009634B"/>
    <w:rsid w:val="00096540"/>
    <w:rsid w:val="0009654D"/>
    <w:rsid w:val="000966E8"/>
    <w:rsid w:val="000969C4"/>
    <w:rsid w:val="00096C6B"/>
    <w:rsid w:val="00097929"/>
    <w:rsid w:val="0009794A"/>
    <w:rsid w:val="00097CE6"/>
    <w:rsid w:val="00097E13"/>
    <w:rsid w:val="00097FAE"/>
    <w:rsid w:val="000A0764"/>
    <w:rsid w:val="000A0CC9"/>
    <w:rsid w:val="000A0E3E"/>
    <w:rsid w:val="000A15E7"/>
    <w:rsid w:val="000A1C9F"/>
    <w:rsid w:val="000A1D67"/>
    <w:rsid w:val="000A218D"/>
    <w:rsid w:val="000A235F"/>
    <w:rsid w:val="000A2A6A"/>
    <w:rsid w:val="000A2B06"/>
    <w:rsid w:val="000A2B2F"/>
    <w:rsid w:val="000A2DB9"/>
    <w:rsid w:val="000A2E6D"/>
    <w:rsid w:val="000A2EE1"/>
    <w:rsid w:val="000A30E8"/>
    <w:rsid w:val="000A334D"/>
    <w:rsid w:val="000A3A29"/>
    <w:rsid w:val="000A3A8C"/>
    <w:rsid w:val="000A3AB8"/>
    <w:rsid w:val="000A3CDF"/>
    <w:rsid w:val="000A3F0E"/>
    <w:rsid w:val="000A4401"/>
    <w:rsid w:val="000A47AA"/>
    <w:rsid w:val="000A47B8"/>
    <w:rsid w:val="000A4800"/>
    <w:rsid w:val="000A48B8"/>
    <w:rsid w:val="000A4F8A"/>
    <w:rsid w:val="000A5703"/>
    <w:rsid w:val="000A5878"/>
    <w:rsid w:val="000A58E5"/>
    <w:rsid w:val="000A5DA8"/>
    <w:rsid w:val="000A5E32"/>
    <w:rsid w:val="000A6817"/>
    <w:rsid w:val="000A68BC"/>
    <w:rsid w:val="000A6D26"/>
    <w:rsid w:val="000A7CAA"/>
    <w:rsid w:val="000B05D4"/>
    <w:rsid w:val="000B0787"/>
    <w:rsid w:val="000B0868"/>
    <w:rsid w:val="000B0A9A"/>
    <w:rsid w:val="000B0C23"/>
    <w:rsid w:val="000B0CEB"/>
    <w:rsid w:val="000B0D12"/>
    <w:rsid w:val="000B0EE7"/>
    <w:rsid w:val="000B132D"/>
    <w:rsid w:val="000B1376"/>
    <w:rsid w:val="000B138E"/>
    <w:rsid w:val="000B1EAE"/>
    <w:rsid w:val="000B20AA"/>
    <w:rsid w:val="000B2100"/>
    <w:rsid w:val="000B2345"/>
    <w:rsid w:val="000B23AC"/>
    <w:rsid w:val="000B2480"/>
    <w:rsid w:val="000B2853"/>
    <w:rsid w:val="000B2E5C"/>
    <w:rsid w:val="000B2E95"/>
    <w:rsid w:val="000B3A66"/>
    <w:rsid w:val="000B3F25"/>
    <w:rsid w:val="000B3F91"/>
    <w:rsid w:val="000B4053"/>
    <w:rsid w:val="000B42C3"/>
    <w:rsid w:val="000B4B41"/>
    <w:rsid w:val="000B4E3B"/>
    <w:rsid w:val="000B4EF2"/>
    <w:rsid w:val="000B5949"/>
    <w:rsid w:val="000B5F88"/>
    <w:rsid w:val="000B66BF"/>
    <w:rsid w:val="000B6A37"/>
    <w:rsid w:val="000B6D18"/>
    <w:rsid w:val="000C0149"/>
    <w:rsid w:val="000C0516"/>
    <w:rsid w:val="000C08BC"/>
    <w:rsid w:val="000C0A67"/>
    <w:rsid w:val="000C1892"/>
    <w:rsid w:val="000C1E82"/>
    <w:rsid w:val="000C1EE2"/>
    <w:rsid w:val="000C22ED"/>
    <w:rsid w:val="000C2436"/>
    <w:rsid w:val="000C261D"/>
    <w:rsid w:val="000C28D0"/>
    <w:rsid w:val="000C311D"/>
    <w:rsid w:val="000C346F"/>
    <w:rsid w:val="000C34EC"/>
    <w:rsid w:val="000C39F6"/>
    <w:rsid w:val="000C3A82"/>
    <w:rsid w:val="000C3FF3"/>
    <w:rsid w:val="000C4036"/>
    <w:rsid w:val="000C41C0"/>
    <w:rsid w:val="000C4356"/>
    <w:rsid w:val="000C4A01"/>
    <w:rsid w:val="000C4B07"/>
    <w:rsid w:val="000C4C59"/>
    <w:rsid w:val="000C4EDB"/>
    <w:rsid w:val="000C4FE4"/>
    <w:rsid w:val="000C50DD"/>
    <w:rsid w:val="000C54B3"/>
    <w:rsid w:val="000C54E1"/>
    <w:rsid w:val="000C5704"/>
    <w:rsid w:val="000C595C"/>
    <w:rsid w:val="000C5AB1"/>
    <w:rsid w:val="000C5F46"/>
    <w:rsid w:val="000C66C6"/>
    <w:rsid w:val="000C68D9"/>
    <w:rsid w:val="000C6A6E"/>
    <w:rsid w:val="000C6B72"/>
    <w:rsid w:val="000C7C65"/>
    <w:rsid w:val="000D0D24"/>
    <w:rsid w:val="000D145C"/>
    <w:rsid w:val="000D156A"/>
    <w:rsid w:val="000D17C7"/>
    <w:rsid w:val="000D1CC2"/>
    <w:rsid w:val="000D1FF2"/>
    <w:rsid w:val="000D2633"/>
    <w:rsid w:val="000D2859"/>
    <w:rsid w:val="000D291A"/>
    <w:rsid w:val="000D33A0"/>
    <w:rsid w:val="000D3491"/>
    <w:rsid w:val="000D34F8"/>
    <w:rsid w:val="000D3534"/>
    <w:rsid w:val="000D3AAE"/>
    <w:rsid w:val="000D3BDA"/>
    <w:rsid w:val="000D3EBE"/>
    <w:rsid w:val="000D3FFE"/>
    <w:rsid w:val="000D47AF"/>
    <w:rsid w:val="000D487A"/>
    <w:rsid w:val="000D48A4"/>
    <w:rsid w:val="000D4A90"/>
    <w:rsid w:val="000D4A9B"/>
    <w:rsid w:val="000D4C5C"/>
    <w:rsid w:val="000D53C6"/>
    <w:rsid w:val="000D5618"/>
    <w:rsid w:val="000D58CD"/>
    <w:rsid w:val="000D619B"/>
    <w:rsid w:val="000D6303"/>
    <w:rsid w:val="000D64A2"/>
    <w:rsid w:val="000D689E"/>
    <w:rsid w:val="000D6955"/>
    <w:rsid w:val="000D6A80"/>
    <w:rsid w:val="000D6DCD"/>
    <w:rsid w:val="000D724A"/>
    <w:rsid w:val="000D7DBE"/>
    <w:rsid w:val="000D7F6F"/>
    <w:rsid w:val="000D7FC3"/>
    <w:rsid w:val="000E0032"/>
    <w:rsid w:val="000E01A5"/>
    <w:rsid w:val="000E0D2E"/>
    <w:rsid w:val="000E13D4"/>
    <w:rsid w:val="000E170D"/>
    <w:rsid w:val="000E19F7"/>
    <w:rsid w:val="000E1AC6"/>
    <w:rsid w:val="000E1E48"/>
    <w:rsid w:val="000E2312"/>
    <w:rsid w:val="000E23AD"/>
    <w:rsid w:val="000E29EC"/>
    <w:rsid w:val="000E2CE6"/>
    <w:rsid w:val="000E2FE3"/>
    <w:rsid w:val="000E30F7"/>
    <w:rsid w:val="000E369E"/>
    <w:rsid w:val="000E38D6"/>
    <w:rsid w:val="000E3D4F"/>
    <w:rsid w:val="000E431D"/>
    <w:rsid w:val="000E46B4"/>
    <w:rsid w:val="000E48E2"/>
    <w:rsid w:val="000E4CC0"/>
    <w:rsid w:val="000E5040"/>
    <w:rsid w:val="000E53DA"/>
    <w:rsid w:val="000E53FD"/>
    <w:rsid w:val="000E5593"/>
    <w:rsid w:val="000E57A5"/>
    <w:rsid w:val="000E57B0"/>
    <w:rsid w:val="000E5C6C"/>
    <w:rsid w:val="000E6142"/>
    <w:rsid w:val="000E61D9"/>
    <w:rsid w:val="000E6426"/>
    <w:rsid w:val="000E69D1"/>
    <w:rsid w:val="000E6C0B"/>
    <w:rsid w:val="000E7311"/>
    <w:rsid w:val="000E769C"/>
    <w:rsid w:val="000E771E"/>
    <w:rsid w:val="000E7803"/>
    <w:rsid w:val="000E7D9B"/>
    <w:rsid w:val="000E7E01"/>
    <w:rsid w:val="000E7F14"/>
    <w:rsid w:val="000F0500"/>
    <w:rsid w:val="000F076C"/>
    <w:rsid w:val="000F0A10"/>
    <w:rsid w:val="000F0AA8"/>
    <w:rsid w:val="000F0D1F"/>
    <w:rsid w:val="000F182B"/>
    <w:rsid w:val="000F1F21"/>
    <w:rsid w:val="000F20DF"/>
    <w:rsid w:val="000F22BD"/>
    <w:rsid w:val="000F26AB"/>
    <w:rsid w:val="000F2B46"/>
    <w:rsid w:val="000F2DB6"/>
    <w:rsid w:val="000F3032"/>
    <w:rsid w:val="000F30A4"/>
    <w:rsid w:val="000F372D"/>
    <w:rsid w:val="000F3A24"/>
    <w:rsid w:val="000F3C7F"/>
    <w:rsid w:val="000F3C9B"/>
    <w:rsid w:val="000F3D56"/>
    <w:rsid w:val="000F4171"/>
    <w:rsid w:val="000F443D"/>
    <w:rsid w:val="000F4F15"/>
    <w:rsid w:val="000F52BF"/>
    <w:rsid w:val="000F5403"/>
    <w:rsid w:val="000F58F5"/>
    <w:rsid w:val="000F5953"/>
    <w:rsid w:val="000F5957"/>
    <w:rsid w:val="000F5C5B"/>
    <w:rsid w:val="000F5E85"/>
    <w:rsid w:val="000F5F3A"/>
    <w:rsid w:val="000F6689"/>
    <w:rsid w:val="000F67AF"/>
    <w:rsid w:val="000F6DF3"/>
    <w:rsid w:val="000F724D"/>
    <w:rsid w:val="000F7628"/>
    <w:rsid w:val="000F78D0"/>
    <w:rsid w:val="000F7D8C"/>
    <w:rsid w:val="000F7F1B"/>
    <w:rsid w:val="00100596"/>
    <w:rsid w:val="00100F45"/>
    <w:rsid w:val="00100FDE"/>
    <w:rsid w:val="00101202"/>
    <w:rsid w:val="00101A19"/>
    <w:rsid w:val="00101DBE"/>
    <w:rsid w:val="001027B2"/>
    <w:rsid w:val="00102939"/>
    <w:rsid w:val="00102A0C"/>
    <w:rsid w:val="00102C51"/>
    <w:rsid w:val="00102CC7"/>
    <w:rsid w:val="00102D60"/>
    <w:rsid w:val="00103196"/>
    <w:rsid w:val="0010346F"/>
    <w:rsid w:val="00103515"/>
    <w:rsid w:val="001036F6"/>
    <w:rsid w:val="00103A98"/>
    <w:rsid w:val="00103F1B"/>
    <w:rsid w:val="001041C4"/>
    <w:rsid w:val="00104207"/>
    <w:rsid w:val="0010427E"/>
    <w:rsid w:val="00104A09"/>
    <w:rsid w:val="00104B31"/>
    <w:rsid w:val="00104BF9"/>
    <w:rsid w:val="00104CAB"/>
    <w:rsid w:val="00104D42"/>
    <w:rsid w:val="00104DE2"/>
    <w:rsid w:val="00104FF8"/>
    <w:rsid w:val="0010506F"/>
    <w:rsid w:val="001055E8"/>
    <w:rsid w:val="00105A4E"/>
    <w:rsid w:val="00105BD9"/>
    <w:rsid w:val="00106D10"/>
    <w:rsid w:val="00106E08"/>
    <w:rsid w:val="00106F16"/>
    <w:rsid w:val="00106F3B"/>
    <w:rsid w:val="00106F55"/>
    <w:rsid w:val="001070C4"/>
    <w:rsid w:val="00107193"/>
    <w:rsid w:val="0010724A"/>
    <w:rsid w:val="00107282"/>
    <w:rsid w:val="0010796F"/>
    <w:rsid w:val="00107B16"/>
    <w:rsid w:val="00107DBF"/>
    <w:rsid w:val="00110288"/>
    <w:rsid w:val="00110330"/>
    <w:rsid w:val="0011085D"/>
    <w:rsid w:val="00110925"/>
    <w:rsid w:val="001109B7"/>
    <w:rsid w:val="00110A9D"/>
    <w:rsid w:val="00110D13"/>
    <w:rsid w:val="00110DD0"/>
    <w:rsid w:val="0011144B"/>
    <w:rsid w:val="00111B06"/>
    <w:rsid w:val="00112507"/>
    <w:rsid w:val="00112A31"/>
    <w:rsid w:val="00112E03"/>
    <w:rsid w:val="0011321C"/>
    <w:rsid w:val="001134F3"/>
    <w:rsid w:val="0011358A"/>
    <w:rsid w:val="00113685"/>
    <w:rsid w:val="00113923"/>
    <w:rsid w:val="00113B81"/>
    <w:rsid w:val="00113E05"/>
    <w:rsid w:val="00114076"/>
    <w:rsid w:val="001143C4"/>
    <w:rsid w:val="0011465D"/>
    <w:rsid w:val="00114E7E"/>
    <w:rsid w:val="00114EA5"/>
    <w:rsid w:val="001157FC"/>
    <w:rsid w:val="00115B6F"/>
    <w:rsid w:val="0011673E"/>
    <w:rsid w:val="00116861"/>
    <w:rsid w:val="00116C51"/>
    <w:rsid w:val="00116F30"/>
    <w:rsid w:val="001172E7"/>
    <w:rsid w:val="0011794D"/>
    <w:rsid w:val="00117A52"/>
    <w:rsid w:val="00117A83"/>
    <w:rsid w:val="0012016C"/>
    <w:rsid w:val="00120E11"/>
    <w:rsid w:val="00120E4A"/>
    <w:rsid w:val="0012166C"/>
    <w:rsid w:val="001218F2"/>
    <w:rsid w:val="00121999"/>
    <w:rsid w:val="001219AE"/>
    <w:rsid w:val="00121ACE"/>
    <w:rsid w:val="00121DA0"/>
    <w:rsid w:val="001225E9"/>
    <w:rsid w:val="00122B20"/>
    <w:rsid w:val="001232D6"/>
    <w:rsid w:val="00123D47"/>
    <w:rsid w:val="001241D4"/>
    <w:rsid w:val="0012474A"/>
    <w:rsid w:val="00124F5C"/>
    <w:rsid w:val="00125179"/>
    <w:rsid w:val="001258BF"/>
    <w:rsid w:val="00125FD5"/>
    <w:rsid w:val="0012610F"/>
    <w:rsid w:val="00126591"/>
    <w:rsid w:val="0012688A"/>
    <w:rsid w:val="00126BD5"/>
    <w:rsid w:val="00126D72"/>
    <w:rsid w:val="00126F44"/>
    <w:rsid w:val="00127029"/>
    <w:rsid w:val="001273B0"/>
    <w:rsid w:val="00127A05"/>
    <w:rsid w:val="00127C90"/>
    <w:rsid w:val="001300D8"/>
    <w:rsid w:val="001302F2"/>
    <w:rsid w:val="0013087B"/>
    <w:rsid w:val="00130B73"/>
    <w:rsid w:val="00130BFB"/>
    <w:rsid w:val="00130EBC"/>
    <w:rsid w:val="001313B9"/>
    <w:rsid w:val="001313D1"/>
    <w:rsid w:val="001313EB"/>
    <w:rsid w:val="00131C18"/>
    <w:rsid w:val="00131D73"/>
    <w:rsid w:val="00131E57"/>
    <w:rsid w:val="00131F8E"/>
    <w:rsid w:val="001320DF"/>
    <w:rsid w:val="001322C4"/>
    <w:rsid w:val="001324C9"/>
    <w:rsid w:val="0013293B"/>
    <w:rsid w:val="00132A41"/>
    <w:rsid w:val="00132FEC"/>
    <w:rsid w:val="00133143"/>
    <w:rsid w:val="0013325D"/>
    <w:rsid w:val="0013356C"/>
    <w:rsid w:val="001339B3"/>
    <w:rsid w:val="00133D4A"/>
    <w:rsid w:val="001343DA"/>
    <w:rsid w:val="001345C1"/>
    <w:rsid w:val="001347BC"/>
    <w:rsid w:val="00135839"/>
    <w:rsid w:val="0013614C"/>
    <w:rsid w:val="001361B3"/>
    <w:rsid w:val="001366D9"/>
    <w:rsid w:val="00136786"/>
    <w:rsid w:val="00136B6B"/>
    <w:rsid w:val="00136C4A"/>
    <w:rsid w:val="00136D28"/>
    <w:rsid w:val="00137573"/>
    <w:rsid w:val="001376B4"/>
    <w:rsid w:val="0013778E"/>
    <w:rsid w:val="00137E63"/>
    <w:rsid w:val="001401CA"/>
    <w:rsid w:val="001403DB"/>
    <w:rsid w:val="0014056F"/>
    <w:rsid w:val="0014084A"/>
    <w:rsid w:val="00140B6D"/>
    <w:rsid w:val="00140D68"/>
    <w:rsid w:val="0014185A"/>
    <w:rsid w:val="00141A01"/>
    <w:rsid w:val="00141A2A"/>
    <w:rsid w:val="00141C04"/>
    <w:rsid w:val="001420D4"/>
    <w:rsid w:val="00142303"/>
    <w:rsid w:val="00142763"/>
    <w:rsid w:val="001427D1"/>
    <w:rsid w:val="00142893"/>
    <w:rsid w:val="00142A99"/>
    <w:rsid w:val="00142D79"/>
    <w:rsid w:val="001434BC"/>
    <w:rsid w:val="00143935"/>
    <w:rsid w:val="00143E7C"/>
    <w:rsid w:val="001443FE"/>
    <w:rsid w:val="00144429"/>
    <w:rsid w:val="001444FB"/>
    <w:rsid w:val="00144DDC"/>
    <w:rsid w:val="0014504A"/>
    <w:rsid w:val="001451F5"/>
    <w:rsid w:val="00145253"/>
    <w:rsid w:val="001456DB"/>
    <w:rsid w:val="00145798"/>
    <w:rsid w:val="00145A2C"/>
    <w:rsid w:val="00145BBF"/>
    <w:rsid w:val="00145CA6"/>
    <w:rsid w:val="00145FCE"/>
    <w:rsid w:val="0014618C"/>
    <w:rsid w:val="001462B6"/>
    <w:rsid w:val="001466EC"/>
    <w:rsid w:val="00146721"/>
    <w:rsid w:val="00146749"/>
    <w:rsid w:val="00146757"/>
    <w:rsid w:val="001469CF"/>
    <w:rsid w:val="00146CC5"/>
    <w:rsid w:val="001475D7"/>
    <w:rsid w:val="001479C8"/>
    <w:rsid w:val="00147C86"/>
    <w:rsid w:val="00147F56"/>
    <w:rsid w:val="00148630"/>
    <w:rsid w:val="0015045C"/>
    <w:rsid w:val="0015094A"/>
    <w:rsid w:val="00150AE6"/>
    <w:rsid w:val="00150D6D"/>
    <w:rsid w:val="001516EA"/>
    <w:rsid w:val="001516F9"/>
    <w:rsid w:val="001517D2"/>
    <w:rsid w:val="00151DF4"/>
    <w:rsid w:val="00152825"/>
    <w:rsid w:val="001531EC"/>
    <w:rsid w:val="00153227"/>
    <w:rsid w:val="001532D0"/>
    <w:rsid w:val="00153314"/>
    <w:rsid w:val="00153558"/>
    <w:rsid w:val="00153BCD"/>
    <w:rsid w:val="00153EBC"/>
    <w:rsid w:val="00154497"/>
    <w:rsid w:val="001544DF"/>
    <w:rsid w:val="00154932"/>
    <w:rsid w:val="001549CA"/>
    <w:rsid w:val="00154AAA"/>
    <w:rsid w:val="00155071"/>
    <w:rsid w:val="00155169"/>
    <w:rsid w:val="001554BE"/>
    <w:rsid w:val="0015583E"/>
    <w:rsid w:val="00155AA1"/>
    <w:rsid w:val="0015638A"/>
    <w:rsid w:val="001563AB"/>
    <w:rsid w:val="00156B48"/>
    <w:rsid w:val="00156CA7"/>
    <w:rsid w:val="0015791A"/>
    <w:rsid w:val="00160599"/>
    <w:rsid w:val="0016078D"/>
    <w:rsid w:val="00160E50"/>
    <w:rsid w:val="00161022"/>
    <w:rsid w:val="001613C3"/>
    <w:rsid w:val="0016158F"/>
    <w:rsid w:val="00161901"/>
    <w:rsid w:val="00161B6E"/>
    <w:rsid w:val="001622F9"/>
    <w:rsid w:val="001625CC"/>
    <w:rsid w:val="001630F8"/>
    <w:rsid w:val="0016325B"/>
    <w:rsid w:val="001637AD"/>
    <w:rsid w:val="00163A6D"/>
    <w:rsid w:val="00163C9A"/>
    <w:rsid w:val="00164557"/>
    <w:rsid w:val="001647F6"/>
    <w:rsid w:val="001647FC"/>
    <w:rsid w:val="001648B2"/>
    <w:rsid w:val="00164EF0"/>
    <w:rsid w:val="0016538D"/>
    <w:rsid w:val="00165570"/>
    <w:rsid w:val="001658F8"/>
    <w:rsid w:val="00165A20"/>
    <w:rsid w:val="00165F2E"/>
    <w:rsid w:val="001664F9"/>
    <w:rsid w:val="00166966"/>
    <w:rsid w:val="00166C91"/>
    <w:rsid w:val="00166C99"/>
    <w:rsid w:val="00166CFE"/>
    <w:rsid w:val="00166D8D"/>
    <w:rsid w:val="00167096"/>
    <w:rsid w:val="0016764B"/>
    <w:rsid w:val="001677AF"/>
    <w:rsid w:val="00167FB4"/>
    <w:rsid w:val="00167FCA"/>
    <w:rsid w:val="00171263"/>
    <w:rsid w:val="001721FE"/>
    <w:rsid w:val="001722C4"/>
    <w:rsid w:val="001725B5"/>
    <w:rsid w:val="001726C2"/>
    <w:rsid w:val="0017287D"/>
    <w:rsid w:val="00172DF8"/>
    <w:rsid w:val="00173065"/>
    <w:rsid w:val="001731B0"/>
    <w:rsid w:val="001736B3"/>
    <w:rsid w:val="00173911"/>
    <w:rsid w:val="00173D90"/>
    <w:rsid w:val="001742FE"/>
    <w:rsid w:val="00174457"/>
    <w:rsid w:val="00174836"/>
    <w:rsid w:val="00174BB4"/>
    <w:rsid w:val="00175125"/>
    <w:rsid w:val="00175776"/>
    <w:rsid w:val="00175988"/>
    <w:rsid w:val="001762E1"/>
    <w:rsid w:val="0017631F"/>
    <w:rsid w:val="00176386"/>
    <w:rsid w:val="001763E5"/>
    <w:rsid w:val="001773F7"/>
    <w:rsid w:val="00177B1D"/>
    <w:rsid w:val="00180650"/>
    <w:rsid w:val="00180F39"/>
    <w:rsid w:val="00180FC0"/>
    <w:rsid w:val="00181A15"/>
    <w:rsid w:val="00181B7F"/>
    <w:rsid w:val="00181BEA"/>
    <w:rsid w:val="00181E34"/>
    <w:rsid w:val="00182094"/>
    <w:rsid w:val="0018216C"/>
    <w:rsid w:val="00182890"/>
    <w:rsid w:val="00182965"/>
    <w:rsid w:val="0018313B"/>
    <w:rsid w:val="0018366E"/>
    <w:rsid w:val="00183788"/>
    <w:rsid w:val="001838B4"/>
    <w:rsid w:val="00183F7E"/>
    <w:rsid w:val="00183FB3"/>
    <w:rsid w:val="00184242"/>
    <w:rsid w:val="001842E5"/>
    <w:rsid w:val="00184548"/>
    <w:rsid w:val="00184859"/>
    <w:rsid w:val="001848A7"/>
    <w:rsid w:val="00184D16"/>
    <w:rsid w:val="00184FB9"/>
    <w:rsid w:val="0018553A"/>
    <w:rsid w:val="00185B36"/>
    <w:rsid w:val="00186C2F"/>
    <w:rsid w:val="00186CEC"/>
    <w:rsid w:val="001873D9"/>
    <w:rsid w:val="001873E0"/>
    <w:rsid w:val="00187EA2"/>
    <w:rsid w:val="00190CA3"/>
    <w:rsid w:val="00190D4A"/>
    <w:rsid w:val="0019107F"/>
    <w:rsid w:val="001910AE"/>
    <w:rsid w:val="00191126"/>
    <w:rsid w:val="0019214E"/>
    <w:rsid w:val="0019224E"/>
    <w:rsid w:val="0019236C"/>
    <w:rsid w:val="001923E5"/>
    <w:rsid w:val="0019261E"/>
    <w:rsid w:val="00192807"/>
    <w:rsid w:val="00192B0E"/>
    <w:rsid w:val="00192B3B"/>
    <w:rsid w:val="00192CC2"/>
    <w:rsid w:val="00192D95"/>
    <w:rsid w:val="00192F0D"/>
    <w:rsid w:val="00193DF7"/>
    <w:rsid w:val="001942B9"/>
    <w:rsid w:val="001942CC"/>
    <w:rsid w:val="001945B4"/>
    <w:rsid w:val="00194615"/>
    <w:rsid w:val="001946A5"/>
    <w:rsid w:val="0019472E"/>
    <w:rsid w:val="001948AD"/>
    <w:rsid w:val="00194A0C"/>
    <w:rsid w:val="00194BE2"/>
    <w:rsid w:val="00194C34"/>
    <w:rsid w:val="00194D9B"/>
    <w:rsid w:val="00194EAD"/>
    <w:rsid w:val="00194F4F"/>
    <w:rsid w:val="001950AD"/>
    <w:rsid w:val="0019518D"/>
    <w:rsid w:val="00195224"/>
    <w:rsid w:val="001955C4"/>
    <w:rsid w:val="001955D9"/>
    <w:rsid w:val="00195C1D"/>
    <w:rsid w:val="00195C6F"/>
    <w:rsid w:val="00195D7A"/>
    <w:rsid w:val="00195D8A"/>
    <w:rsid w:val="001961F2"/>
    <w:rsid w:val="00196536"/>
    <w:rsid w:val="001966AB"/>
    <w:rsid w:val="00196845"/>
    <w:rsid w:val="001A02FC"/>
    <w:rsid w:val="001A05AF"/>
    <w:rsid w:val="001A0C2D"/>
    <w:rsid w:val="001A11FD"/>
    <w:rsid w:val="001A1BF6"/>
    <w:rsid w:val="001A1F7F"/>
    <w:rsid w:val="001A2384"/>
    <w:rsid w:val="001A24C8"/>
    <w:rsid w:val="001A250B"/>
    <w:rsid w:val="001A2724"/>
    <w:rsid w:val="001A281D"/>
    <w:rsid w:val="001A2991"/>
    <w:rsid w:val="001A3094"/>
    <w:rsid w:val="001A32CC"/>
    <w:rsid w:val="001A3C62"/>
    <w:rsid w:val="001A3D8A"/>
    <w:rsid w:val="001A4007"/>
    <w:rsid w:val="001A44A7"/>
    <w:rsid w:val="001A4831"/>
    <w:rsid w:val="001A48CF"/>
    <w:rsid w:val="001A4949"/>
    <w:rsid w:val="001A4BE0"/>
    <w:rsid w:val="001A5C77"/>
    <w:rsid w:val="001A5E52"/>
    <w:rsid w:val="001A62AC"/>
    <w:rsid w:val="001A712B"/>
    <w:rsid w:val="001A71A7"/>
    <w:rsid w:val="001A731E"/>
    <w:rsid w:val="001A75D5"/>
    <w:rsid w:val="001A7697"/>
    <w:rsid w:val="001A77AA"/>
    <w:rsid w:val="001B0826"/>
    <w:rsid w:val="001B0BC6"/>
    <w:rsid w:val="001B1621"/>
    <w:rsid w:val="001B16E5"/>
    <w:rsid w:val="001B2259"/>
    <w:rsid w:val="001B2378"/>
    <w:rsid w:val="001B23B4"/>
    <w:rsid w:val="001B24E5"/>
    <w:rsid w:val="001B2959"/>
    <w:rsid w:val="001B2A5F"/>
    <w:rsid w:val="001B2AEB"/>
    <w:rsid w:val="001B2EC7"/>
    <w:rsid w:val="001B2ECD"/>
    <w:rsid w:val="001B2FA2"/>
    <w:rsid w:val="001B2FE1"/>
    <w:rsid w:val="001B31D7"/>
    <w:rsid w:val="001B3562"/>
    <w:rsid w:val="001B3741"/>
    <w:rsid w:val="001B3B92"/>
    <w:rsid w:val="001B3C4A"/>
    <w:rsid w:val="001B3F29"/>
    <w:rsid w:val="001B3F83"/>
    <w:rsid w:val="001B3F91"/>
    <w:rsid w:val="001B40BF"/>
    <w:rsid w:val="001B49D2"/>
    <w:rsid w:val="001B4E4D"/>
    <w:rsid w:val="001B4EDE"/>
    <w:rsid w:val="001B5073"/>
    <w:rsid w:val="001B51EE"/>
    <w:rsid w:val="001B5765"/>
    <w:rsid w:val="001B5B07"/>
    <w:rsid w:val="001B5D9F"/>
    <w:rsid w:val="001B61C9"/>
    <w:rsid w:val="001B61CF"/>
    <w:rsid w:val="001B637D"/>
    <w:rsid w:val="001B678E"/>
    <w:rsid w:val="001B6AB4"/>
    <w:rsid w:val="001B7192"/>
    <w:rsid w:val="001B7334"/>
    <w:rsid w:val="001B7620"/>
    <w:rsid w:val="001B77F9"/>
    <w:rsid w:val="001B7863"/>
    <w:rsid w:val="001B7906"/>
    <w:rsid w:val="001B7BC8"/>
    <w:rsid w:val="001B7D00"/>
    <w:rsid w:val="001B7D31"/>
    <w:rsid w:val="001B7D65"/>
    <w:rsid w:val="001C0366"/>
    <w:rsid w:val="001C08F9"/>
    <w:rsid w:val="001C0C33"/>
    <w:rsid w:val="001C1146"/>
    <w:rsid w:val="001C140B"/>
    <w:rsid w:val="001C2078"/>
    <w:rsid w:val="001C2269"/>
    <w:rsid w:val="001C236E"/>
    <w:rsid w:val="001C24DA"/>
    <w:rsid w:val="001C2B56"/>
    <w:rsid w:val="001C2CB3"/>
    <w:rsid w:val="001C2D3E"/>
    <w:rsid w:val="001C2D59"/>
    <w:rsid w:val="001C32CF"/>
    <w:rsid w:val="001C3330"/>
    <w:rsid w:val="001C35B4"/>
    <w:rsid w:val="001C3EF9"/>
    <w:rsid w:val="001C3F94"/>
    <w:rsid w:val="001C4C79"/>
    <w:rsid w:val="001C4C8B"/>
    <w:rsid w:val="001C4CB6"/>
    <w:rsid w:val="001C531F"/>
    <w:rsid w:val="001C59D0"/>
    <w:rsid w:val="001C613E"/>
    <w:rsid w:val="001C6660"/>
    <w:rsid w:val="001C6676"/>
    <w:rsid w:val="001C6CFC"/>
    <w:rsid w:val="001C73DB"/>
    <w:rsid w:val="001C77BD"/>
    <w:rsid w:val="001C797E"/>
    <w:rsid w:val="001D0671"/>
    <w:rsid w:val="001D0A0D"/>
    <w:rsid w:val="001D0AB3"/>
    <w:rsid w:val="001D0BC2"/>
    <w:rsid w:val="001D0D7B"/>
    <w:rsid w:val="001D146D"/>
    <w:rsid w:val="001D1940"/>
    <w:rsid w:val="001D1B7D"/>
    <w:rsid w:val="001D203D"/>
    <w:rsid w:val="001D22BB"/>
    <w:rsid w:val="001D2505"/>
    <w:rsid w:val="001D29CD"/>
    <w:rsid w:val="001D30B5"/>
    <w:rsid w:val="001D3336"/>
    <w:rsid w:val="001D366D"/>
    <w:rsid w:val="001D3822"/>
    <w:rsid w:val="001D3FA6"/>
    <w:rsid w:val="001D40A3"/>
    <w:rsid w:val="001D507A"/>
    <w:rsid w:val="001D53D6"/>
    <w:rsid w:val="001D56E3"/>
    <w:rsid w:val="001D5D58"/>
    <w:rsid w:val="001D6855"/>
    <w:rsid w:val="001D6951"/>
    <w:rsid w:val="001D6B7A"/>
    <w:rsid w:val="001D6D09"/>
    <w:rsid w:val="001D6E20"/>
    <w:rsid w:val="001D6ED4"/>
    <w:rsid w:val="001D7176"/>
    <w:rsid w:val="001D73A3"/>
    <w:rsid w:val="001D73F2"/>
    <w:rsid w:val="001D76C8"/>
    <w:rsid w:val="001D7C77"/>
    <w:rsid w:val="001D7CA1"/>
    <w:rsid w:val="001D7EBA"/>
    <w:rsid w:val="001E025B"/>
    <w:rsid w:val="001E02BC"/>
    <w:rsid w:val="001E05DF"/>
    <w:rsid w:val="001E0834"/>
    <w:rsid w:val="001E0E41"/>
    <w:rsid w:val="001E0ECB"/>
    <w:rsid w:val="001E148D"/>
    <w:rsid w:val="001E1597"/>
    <w:rsid w:val="001E2012"/>
    <w:rsid w:val="001E20B6"/>
    <w:rsid w:val="001E2107"/>
    <w:rsid w:val="001E225C"/>
    <w:rsid w:val="001E24ED"/>
    <w:rsid w:val="001E3054"/>
    <w:rsid w:val="001E35BE"/>
    <w:rsid w:val="001E3BD9"/>
    <w:rsid w:val="001E421D"/>
    <w:rsid w:val="001E457E"/>
    <w:rsid w:val="001E474C"/>
    <w:rsid w:val="001E4D3C"/>
    <w:rsid w:val="001E5326"/>
    <w:rsid w:val="001E667F"/>
    <w:rsid w:val="001E6F0B"/>
    <w:rsid w:val="001E706F"/>
    <w:rsid w:val="001E7B18"/>
    <w:rsid w:val="001F025A"/>
    <w:rsid w:val="001F03D5"/>
    <w:rsid w:val="001F04F3"/>
    <w:rsid w:val="001F0973"/>
    <w:rsid w:val="001F09D1"/>
    <w:rsid w:val="001F0A10"/>
    <w:rsid w:val="001F0CF1"/>
    <w:rsid w:val="001F1045"/>
    <w:rsid w:val="001F13AD"/>
    <w:rsid w:val="001F1F3F"/>
    <w:rsid w:val="001F2085"/>
    <w:rsid w:val="001F2126"/>
    <w:rsid w:val="001F2246"/>
    <w:rsid w:val="001F234F"/>
    <w:rsid w:val="001F2A9B"/>
    <w:rsid w:val="001F2E12"/>
    <w:rsid w:val="001F344E"/>
    <w:rsid w:val="001F353A"/>
    <w:rsid w:val="001F3DAF"/>
    <w:rsid w:val="001F3F9E"/>
    <w:rsid w:val="001F48F9"/>
    <w:rsid w:val="001F4933"/>
    <w:rsid w:val="001F5041"/>
    <w:rsid w:val="001F54FC"/>
    <w:rsid w:val="001F57B7"/>
    <w:rsid w:val="001F584C"/>
    <w:rsid w:val="001F58EB"/>
    <w:rsid w:val="001F5B06"/>
    <w:rsid w:val="001F5D60"/>
    <w:rsid w:val="001F61DA"/>
    <w:rsid w:val="001F65B4"/>
    <w:rsid w:val="001F6937"/>
    <w:rsid w:val="001F69CA"/>
    <w:rsid w:val="001F6DB0"/>
    <w:rsid w:val="001F7463"/>
    <w:rsid w:val="001F768E"/>
    <w:rsid w:val="001F7755"/>
    <w:rsid w:val="001F79F6"/>
    <w:rsid w:val="001F7B82"/>
    <w:rsid w:val="001F7EC5"/>
    <w:rsid w:val="001F7ED4"/>
    <w:rsid w:val="001F7F5A"/>
    <w:rsid w:val="00200214"/>
    <w:rsid w:val="00200888"/>
    <w:rsid w:val="00200D7F"/>
    <w:rsid w:val="00200D9C"/>
    <w:rsid w:val="00200E8C"/>
    <w:rsid w:val="00200F35"/>
    <w:rsid w:val="00200F9E"/>
    <w:rsid w:val="00200FC7"/>
    <w:rsid w:val="002010C8"/>
    <w:rsid w:val="0020120C"/>
    <w:rsid w:val="002014FE"/>
    <w:rsid w:val="0020161F"/>
    <w:rsid w:val="00201F72"/>
    <w:rsid w:val="00202B08"/>
    <w:rsid w:val="00202D44"/>
    <w:rsid w:val="0020470F"/>
    <w:rsid w:val="002050F7"/>
    <w:rsid w:val="00205457"/>
    <w:rsid w:val="00205600"/>
    <w:rsid w:val="00205714"/>
    <w:rsid w:val="00205D48"/>
    <w:rsid w:val="002065D5"/>
    <w:rsid w:val="00206C0B"/>
    <w:rsid w:val="00206DB0"/>
    <w:rsid w:val="00206E13"/>
    <w:rsid w:val="00206FDB"/>
    <w:rsid w:val="00207109"/>
    <w:rsid w:val="00210393"/>
    <w:rsid w:val="002105B6"/>
    <w:rsid w:val="00210B33"/>
    <w:rsid w:val="002110C6"/>
    <w:rsid w:val="002112C3"/>
    <w:rsid w:val="002113B1"/>
    <w:rsid w:val="00211677"/>
    <w:rsid w:val="00211AAF"/>
    <w:rsid w:val="00212256"/>
    <w:rsid w:val="002124BE"/>
    <w:rsid w:val="0021296F"/>
    <w:rsid w:val="00212BC2"/>
    <w:rsid w:val="00212F32"/>
    <w:rsid w:val="00213475"/>
    <w:rsid w:val="002135E6"/>
    <w:rsid w:val="00213726"/>
    <w:rsid w:val="00213799"/>
    <w:rsid w:val="002142CC"/>
    <w:rsid w:val="0021444B"/>
    <w:rsid w:val="002145EE"/>
    <w:rsid w:val="00214665"/>
    <w:rsid w:val="00214EDF"/>
    <w:rsid w:val="002154A2"/>
    <w:rsid w:val="002154E9"/>
    <w:rsid w:val="0021596A"/>
    <w:rsid w:val="00215DD7"/>
    <w:rsid w:val="00215EB9"/>
    <w:rsid w:val="00216003"/>
    <w:rsid w:val="00216364"/>
    <w:rsid w:val="002164CF"/>
    <w:rsid w:val="00217067"/>
    <w:rsid w:val="002178D0"/>
    <w:rsid w:val="002179F2"/>
    <w:rsid w:val="00217B3B"/>
    <w:rsid w:val="00220720"/>
    <w:rsid w:val="00220798"/>
    <w:rsid w:val="00220B63"/>
    <w:rsid w:val="00220DA3"/>
    <w:rsid w:val="00220DD7"/>
    <w:rsid w:val="00221072"/>
    <w:rsid w:val="00221194"/>
    <w:rsid w:val="002211FE"/>
    <w:rsid w:val="0022128F"/>
    <w:rsid w:val="002214B3"/>
    <w:rsid w:val="00221573"/>
    <w:rsid w:val="00221FAD"/>
    <w:rsid w:val="002225DC"/>
    <w:rsid w:val="002226C8"/>
    <w:rsid w:val="002229CC"/>
    <w:rsid w:val="00222A13"/>
    <w:rsid w:val="00222F79"/>
    <w:rsid w:val="00222F8A"/>
    <w:rsid w:val="0022305D"/>
    <w:rsid w:val="00223472"/>
    <w:rsid w:val="002234F0"/>
    <w:rsid w:val="00223821"/>
    <w:rsid w:val="00223FAB"/>
    <w:rsid w:val="00224858"/>
    <w:rsid w:val="002249D1"/>
    <w:rsid w:val="00224AEB"/>
    <w:rsid w:val="00224BF8"/>
    <w:rsid w:val="00225105"/>
    <w:rsid w:val="002254AC"/>
    <w:rsid w:val="002254DF"/>
    <w:rsid w:val="002258F9"/>
    <w:rsid w:val="002261E4"/>
    <w:rsid w:val="0022697C"/>
    <w:rsid w:val="00226C64"/>
    <w:rsid w:val="00226E47"/>
    <w:rsid w:val="00226E92"/>
    <w:rsid w:val="00227086"/>
    <w:rsid w:val="00227136"/>
    <w:rsid w:val="002275A5"/>
    <w:rsid w:val="00227B41"/>
    <w:rsid w:val="00227B4B"/>
    <w:rsid w:val="00227EED"/>
    <w:rsid w:val="00230525"/>
    <w:rsid w:val="002306AD"/>
    <w:rsid w:val="00230775"/>
    <w:rsid w:val="00230826"/>
    <w:rsid w:val="002309BD"/>
    <w:rsid w:val="00230AD9"/>
    <w:rsid w:val="00230DA3"/>
    <w:rsid w:val="00231045"/>
    <w:rsid w:val="0023196F"/>
    <w:rsid w:val="00231EE9"/>
    <w:rsid w:val="00231F56"/>
    <w:rsid w:val="0023228F"/>
    <w:rsid w:val="0023281E"/>
    <w:rsid w:val="002329CB"/>
    <w:rsid w:val="00232BAF"/>
    <w:rsid w:val="00232BD7"/>
    <w:rsid w:val="00232CD4"/>
    <w:rsid w:val="00232E6F"/>
    <w:rsid w:val="0023326B"/>
    <w:rsid w:val="002332AB"/>
    <w:rsid w:val="0023339E"/>
    <w:rsid w:val="00233A12"/>
    <w:rsid w:val="00233B23"/>
    <w:rsid w:val="00233C90"/>
    <w:rsid w:val="00233D88"/>
    <w:rsid w:val="00234269"/>
    <w:rsid w:val="00234369"/>
    <w:rsid w:val="0023490A"/>
    <w:rsid w:val="00234A22"/>
    <w:rsid w:val="00235B66"/>
    <w:rsid w:val="00235B9C"/>
    <w:rsid w:val="00235EC1"/>
    <w:rsid w:val="0023624F"/>
    <w:rsid w:val="002363D8"/>
    <w:rsid w:val="002366D3"/>
    <w:rsid w:val="00236999"/>
    <w:rsid w:val="00236A95"/>
    <w:rsid w:val="00236E50"/>
    <w:rsid w:val="0023708B"/>
    <w:rsid w:val="00237587"/>
    <w:rsid w:val="00237698"/>
    <w:rsid w:val="0023786A"/>
    <w:rsid w:val="00237E1D"/>
    <w:rsid w:val="00237E6E"/>
    <w:rsid w:val="0024029F"/>
    <w:rsid w:val="0024060F"/>
    <w:rsid w:val="00240785"/>
    <w:rsid w:val="00240C59"/>
    <w:rsid w:val="00240E0F"/>
    <w:rsid w:val="0024156A"/>
    <w:rsid w:val="00241B01"/>
    <w:rsid w:val="00242067"/>
    <w:rsid w:val="00242155"/>
    <w:rsid w:val="00242236"/>
    <w:rsid w:val="00242617"/>
    <w:rsid w:val="002426DE"/>
    <w:rsid w:val="00242812"/>
    <w:rsid w:val="002428CB"/>
    <w:rsid w:val="002433F4"/>
    <w:rsid w:val="00243739"/>
    <w:rsid w:val="00243B21"/>
    <w:rsid w:val="002442CA"/>
    <w:rsid w:val="00244793"/>
    <w:rsid w:val="00244BC5"/>
    <w:rsid w:val="00244F85"/>
    <w:rsid w:val="00245579"/>
    <w:rsid w:val="002457CA"/>
    <w:rsid w:val="00245B4E"/>
    <w:rsid w:val="0024628E"/>
    <w:rsid w:val="00246412"/>
    <w:rsid w:val="00246873"/>
    <w:rsid w:val="00246B89"/>
    <w:rsid w:val="00246C83"/>
    <w:rsid w:val="00247115"/>
    <w:rsid w:val="00247224"/>
    <w:rsid w:val="0024755D"/>
    <w:rsid w:val="00247562"/>
    <w:rsid w:val="00247C41"/>
    <w:rsid w:val="00247F7E"/>
    <w:rsid w:val="002500A0"/>
    <w:rsid w:val="00250832"/>
    <w:rsid w:val="002510AF"/>
    <w:rsid w:val="00251246"/>
    <w:rsid w:val="00251261"/>
    <w:rsid w:val="002512CD"/>
    <w:rsid w:val="002513F0"/>
    <w:rsid w:val="002513F3"/>
    <w:rsid w:val="00251604"/>
    <w:rsid w:val="00251B1C"/>
    <w:rsid w:val="00251E74"/>
    <w:rsid w:val="00251FC3"/>
    <w:rsid w:val="0025219E"/>
    <w:rsid w:val="00252820"/>
    <w:rsid w:val="00252C96"/>
    <w:rsid w:val="002535B8"/>
    <w:rsid w:val="002537C8"/>
    <w:rsid w:val="00253AA5"/>
    <w:rsid w:val="00253D3B"/>
    <w:rsid w:val="00253D71"/>
    <w:rsid w:val="002542B5"/>
    <w:rsid w:val="0025441B"/>
    <w:rsid w:val="00254C37"/>
    <w:rsid w:val="00254E05"/>
    <w:rsid w:val="0025511F"/>
    <w:rsid w:val="002552F6"/>
    <w:rsid w:val="00255911"/>
    <w:rsid w:val="00255998"/>
    <w:rsid w:val="00255A3D"/>
    <w:rsid w:val="00255F8E"/>
    <w:rsid w:val="0025644C"/>
    <w:rsid w:val="002566F5"/>
    <w:rsid w:val="0025675C"/>
    <w:rsid w:val="00257041"/>
    <w:rsid w:val="0025704E"/>
    <w:rsid w:val="0025729B"/>
    <w:rsid w:val="002573A6"/>
    <w:rsid w:val="00257568"/>
    <w:rsid w:val="00257A73"/>
    <w:rsid w:val="00257A93"/>
    <w:rsid w:val="00257BAC"/>
    <w:rsid w:val="00257CE5"/>
    <w:rsid w:val="00260089"/>
    <w:rsid w:val="00260319"/>
    <w:rsid w:val="002604A5"/>
    <w:rsid w:val="00260685"/>
    <w:rsid w:val="00260935"/>
    <w:rsid w:val="0026098C"/>
    <w:rsid w:val="00260B6C"/>
    <w:rsid w:val="00260D32"/>
    <w:rsid w:val="002613A6"/>
    <w:rsid w:val="00262241"/>
    <w:rsid w:val="00262BA6"/>
    <w:rsid w:val="002631CE"/>
    <w:rsid w:val="002631D4"/>
    <w:rsid w:val="002632E0"/>
    <w:rsid w:val="00263699"/>
    <w:rsid w:val="00263C3F"/>
    <w:rsid w:val="00263E9A"/>
    <w:rsid w:val="00264633"/>
    <w:rsid w:val="002646B2"/>
    <w:rsid w:val="00264750"/>
    <w:rsid w:val="00264758"/>
    <w:rsid w:val="00264B29"/>
    <w:rsid w:val="00264FB9"/>
    <w:rsid w:val="002653B8"/>
    <w:rsid w:val="00265483"/>
    <w:rsid w:val="00265779"/>
    <w:rsid w:val="00265FD8"/>
    <w:rsid w:val="00266105"/>
    <w:rsid w:val="00266191"/>
    <w:rsid w:val="002661B6"/>
    <w:rsid w:val="002665B6"/>
    <w:rsid w:val="00266636"/>
    <w:rsid w:val="002666A4"/>
    <w:rsid w:val="00266A48"/>
    <w:rsid w:val="002672DD"/>
    <w:rsid w:val="002673FD"/>
    <w:rsid w:val="0026779D"/>
    <w:rsid w:val="0026782E"/>
    <w:rsid w:val="00267987"/>
    <w:rsid w:val="00267A35"/>
    <w:rsid w:val="00267D08"/>
    <w:rsid w:val="00270283"/>
    <w:rsid w:val="00270946"/>
    <w:rsid w:val="0027095C"/>
    <w:rsid w:val="00270A2E"/>
    <w:rsid w:val="00270CB8"/>
    <w:rsid w:val="00270E02"/>
    <w:rsid w:val="0027115F"/>
    <w:rsid w:val="00271586"/>
    <w:rsid w:val="00271600"/>
    <w:rsid w:val="002716CE"/>
    <w:rsid w:val="00271B11"/>
    <w:rsid w:val="00271B19"/>
    <w:rsid w:val="00271F27"/>
    <w:rsid w:val="00272046"/>
    <w:rsid w:val="00272715"/>
    <w:rsid w:val="002729A5"/>
    <w:rsid w:val="00272CC7"/>
    <w:rsid w:val="002737F7"/>
    <w:rsid w:val="00273A70"/>
    <w:rsid w:val="00273F22"/>
    <w:rsid w:val="00273F7B"/>
    <w:rsid w:val="00273FE4"/>
    <w:rsid w:val="0027403A"/>
    <w:rsid w:val="00274307"/>
    <w:rsid w:val="00274588"/>
    <w:rsid w:val="00274871"/>
    <w:rsid w:val="00274C72"/>
    <w:rsid w:val="00274CC7"/>
    <w:rsid w:val="00274E88"/>
    <w:rsid w:val="00274F91"/>
    <w:rsid w:val="0027501B"/>
    <w:rsid w:val="002752A0"/>
    <w:rsid w:val="00275752"/>
    <w:rsid w:val="0027576E"/>
    <w:rsid w:val="002759CC"/>
    <w:rsid w:val="00275E98"/>
    <w:rsid w:val="0027669E"/>
    <w:rsid w:val="002766BB"/>
    <w:rsid w:val="00276833"/>
    <w:rsid w:val="002774C5"/>
    <w:rsid w:val="00277514"/>
    <w:rsid w:val="002778F0"/>
    <w:rsid w:val="00277A9E"/>
    <w:rsid w:val="0028033E"/>
    <w:rsid w:val="00280575"/>
    <w:rsid w:val="002805C5"/>
    <w:rsid w:val="0028070F"/>
    <w:rsid w:val="00280A4A"/>
    <w:rsid w:val="00280BC6"/>
    <w:rsid w:val="00280CC6"/>
    <w:rsid w:val="002815E2"/>
    <w:rsid w:val="00281B66"/>
    <w:rsid w:val="00281D18"/>
    <w:rsid w:val="00281DE2"/>
    <w:rsid w:val="0028217E"/>
    <w:rsid w:val="002822F0"/>
    <w:rsid w:val="002825F2"/>
    <w:rsid w:val="002829D5"/>
    <w:rsid w:val="0028300D"/>
    <w:rsid w:val="002831FF"/>
    <w:rsid w:val="00283421"/>
    <w:rsid w:val="00283437"/>
    <w:rsid w:val="002835FE"/>
    <w:rsid w:val="00284289"/>
    <w:rsid w:val="002846B0"/>
    <w:rsid w:val="002846E8"/>
    <w:rsid w:val="00284A29"/>
    <w:rsid w:val="00284DFB"/>
    <w:rsid w:val="00284DFC"/>
    <w:rsid w:val="00284DFD"/>
    <w:rsid w:val="00285475"/>
    <w:rsid w:val="00285763"/>
    <w:rsid w:val="00285895"/>
    <w:rsid w:val="00285D10"/>
    <w:rsid w:val="00286045"/>
    <w:rsid w:val="00286068"/>
    <w:rsid w:val="0028610D"/>
    <w:rsid w:val="00286F9C"/>
    <w:rsid w:val="00286FC0"/>
    <w:rsid w:val="002872B0"/>
    <w:rsid w:val="0028783B"/>
    <w:rsid w:val="00287A3B"/>
    <w:rsid w:val="00287B5C"/>
    <w:rsid w:val="00287BE7"/>
    <w:rsid w:val="00290315"/>
    <w:rsid w:val="00290445"/>
    <w:rsid w:val="0029054D"/>
    <w:rsid w:val="00290769"/>
    <w:rsid w:val="00290DAF"/>
    <w:rsid w:val="0029109E"/>
    <w:rsid w:val="002912CE"/>
    <w:rsid w:val="00291D76"/>
    <w:rsid w:val="00292041"/>
    <w:rsid w:val="00292147"/>
    <w:rsid w:val="00292389"/>
    <w:rsid w:val="00292484"/>
    <w:rsid w:val="00292644"/>
    <w:rsid w:val="00293133"/>
    <w:rsid w:val="00293447"/>
    <w:rsid w:val="002934B2"/>
    <w:rsid w:val="0029350F"/>
    <w:rsid w:val="002935CD"/>
    <w:rsid w:val="00293719"/>
    <w:rsid w:val="002937FD"/>
    <w:rsid w:val="00293DC4"/>
    <w:rsid w:val="00293E0A"/>
    <w:rsid w:val="00293EAC"/>
    <w:rsid w:val="00293F3E"/>
    <w:rsid w:val="0029408C"/>
    <w:rsid w:val="002941CB"/>
    <w:rsid w:val="0029470D"/>
    <w:rsid w:val="00294852"/>
    <w:rsid w:val="00294E8E"/>
    <w:rsid w:val="002951A9"/>
    <w:rsid w:val="00295529"/>
    <w:rsid w:val="002958D2"/>
    <w:rsid w:val="00295D63"/>
    <w:rsid w:val="00295E82"/>
    <w:rsid w:val="00295EAA"/>
    <w:rsid w:val="00295F05"/>
    <w:rsid w:val="002960C3"/>
    <w:rsid w:val="0029757A"/>
    <w:rsid w:val="00297DD7"/>
    <w:rsid w:val="002A0701"/>
    <w:rsid w:val="002A0B87"/>
    <w:rsid w:val="002A0C91"/>
    <w:rsid w:val="002A0ECF"/>
    <w:rsid w:val="002A17D0"/>
    <w:rsid w:val="002A1AD9"/>
    <w:rsid w:val="002A2078"/>
    <w:rsid w:val="002A2252"/>
    <w:rsid w:val="002A32AE"/>
    <w:rsid w:val="002A3316"/>
    <w:rsid w:val="002A385B"/>
    <w:rsid w:val="002A3949"/>
    <w:rsid w:val="002A3A7B"/>
    <w:rsid w:val="002A3C9D"/>
    <w:rsid w:val="002A426B"/>
    <w:rsid w:val="002A4683"/>
    <w:rsid w:val="002A4692"/>
    <w:rsid w:val="002A4A2F"/>
    <w:rsid w:val="002A557E"/>
    <w:rsid w:val="002A59CB"/>
    <w:rsid w:val="002A5D69"/>
    <w:rsid w:val="002A622B"/>
    <w:rsid w:val="002A63D0"/>
    <w:rsid w:val="002A668F"/>
    <w:rsid w:val="002A6BCA"/>
    <w:rsid w:val="002A6D46"/>
    <w:rsid w:val="002A6ECB"/>
    <w:rsid w:val="002A75B8"/>
    <w:rsid w:val="002A75FD"/>
    <w:rsid w:val="002A771D"/>
    <w:rsid w:val="002A7A6E"/>
    <w:rsid w:val="002B0004"/>
    <w:rsid w:val="002B0482"/>
    <w:rsid w:val="002B07A3"/>
    <w:rsid w:val="002B0B88"/>
    <w:rsid w:val="002B0DEA"/>
    <w:rsid w:val="002B0E50"/>
    <w:rsid w:val="002B0ECE"/>
    <w:rsid w:val="002B1663"/>
    <w:rsid w:val="002B16D0"/>
    <w:rsid w:val="002B2444"/>
    <w:rsid w:val="002B264F"/>
    <w:rsid w:val="002B2A47"/>
    <w:rsid w:val="002B2D58"/>
    <w:rsid w:val="002B335F"/>
    <w:rsid w:val="002B3571"/>
    <w:rsid w:val="002B3588"/>
    <w:rsid w:val="002B37B5"/>
    <w:rsid w:val="002B38D0"/>
    <w:rsid w:val="002B3C04"/>
    <w:rsid w:val="002B409C"/>
    <w:rsid w:val="002B41B1"/>
    <w:rsid w:val="002B4455"/>
    <w:rsid w:val="002B4535"/>
    <w:rsid w:val="002B500B"/>
    <w:rsid w:val="002B5629"/>
    <w:rsid w:val="002B6741"/>
    <w:rsid w:val="002B6F3A"/>
    <w:rsid w:val="002B7556"/>
    <w:rsid w:val="002B7BD5"/>
    <w:rsid w:val="002B7CCC"/>
    <w:rsid w:val="002C0278"/>
    <w:rsid w:val="002C06A0"/>
    <w:rsid w:val="002C077C"/>
    <w:rsid w:val="002C0BC1"/>
    <w:rsid w:val="002C0C56"/>
    <w:rsid w:val="002C1372"/>
    <w:rsid w:val="002C138A"/>
    <w:rsid w:val="002C1532"/>
    <w:rsid w:val="002C1680"/>
    <w:rsid w:val="002C17FB"/>
    <w:rsid w:val="002C1D76"/>
    <w:rsid w:val="002C1DF7"/>
    <w:rsid w:val="002C1E6D"/>
    <w:rsid w:val="002C1F06"/>
    <w:rsid w:val="002C2059"/>
    <w:rsid w:val="002C20B5"/>
    <w:rsid w:val="002C23BD"/>
    <w:rsid w:val="002C2860"/>
    <w:rsid w:val="002C29A8"/>
    <w:rsid w:val="002C2DCF"/>
    <w:rsid w:val="002C3005"/>
    <w:rsid w:val="002C3162"/>
    <w:rsid w:val="002C3330"/>
    <w:rsid w:val="002C339D"/>
    <w:rsid w:val="002C35D2"/>
    <w:rsid w:val="002C3CBC"/>
    <w:rsid w:val="002C3EA0"/>
    <w:rsid w:val="002C4326"/>
    <w:rsid w:val="002C4464"/>
    <w:rsid w:val="002C4A24"/>
    <w:rsid w:val="002C4C17"/>
    <w:rsid w:val="002C4F70"/>
    <w:rsid w:val="002C5711"/>
    <w:rsid w:val="002C5992"/>
    <w:rsid w:val="002C59C7"/>
    <w:rsid w:val="002C5B1D"/>
    <w:rsid w:val="002C6027"/>
    <w:rsid w:val="002C6380"/>
    <w:rsid w:val="002C67F1"/>
    <w:rsid w:val="002C6A49"/>
    <w:rsid w:val="002C74FF"/>
    <w:rsid w:val="002C765D"/>
    <w:rsid w:val="002C7719"/>
    <w:rsid w:val="002C78CA"/>
    <w:rsid w:val="002C78E4"/>
    <w:rsid w:val="002D000B"/>
    <w:rsid w:val="002D02A6"/>
    <w:rsid w:val="002D043A"/>
    <w:rsid w:val="002D0715"/>
    <w:rsid w:val="002D07F9"/>
    <w:rsid w:val="002D091F"/>
    <w:rsid w:val="002D096E"/>
    <w:rsid w:val="002D0C7F"/>
    <w:rsid w:val="002D154D"/>
    <w:rsid w:val="002D1667"/>
    <w:rsid w:val="002D1671"/>
    <w:rsid w:val="002D17B7"/>
    <w:rsid w:val="002D1A2E"/>
    <w:rsid w:val="002D1A96"/>
    <w:rsid w:val="002D2D01"/>
    <w:rsid w:val="002D3572"/>
    <w:rsid w:val="002D3821"/>
    <w:rsid w:val="002D38D3"/>
    <w:rsid w:val="002D38E7"/>
    <w:rsid w:val="002D3BF8"/>
    <w:rsid w:val="002D432C"/>
    <w:rsid w:val="002D471E"/>
    <w:rsid w:val="002D47F2"/>
    <w:rsid w:val="002D4A74"/>
    <w:rsid w:val="002D4B42"/>
    <w:rsid w:val="002D4D06"/>
    <w:rsid w:val="002D4F5C"/>
    <w:rsid w:val="002D4F5F"/>
    <w:rsid w:val="002D51F3"/>
    <w:rsid w:val="002D5BB6"/>
    <w:rsid w:val="002D5F6C"/>
    <w:rsid w:val="002D5FC6"/>
    <w:rsid w:val="002D6905"/>
    <w:rsid w:val="002D6954"/>
    <w:rsid w:val="002D6AEF"/>
    <w:rsid w:val="002D7026"/>
    <w:rsid w:val="002D71F4"/>
    <w:rsid w:val="002D7216"/>
    <w:rsid w:val="002D7253"/>
    <w:rsid w:val="002D7849"/>
    <w:rsid w:val="002D788F"/>
    <w:rsid w:val="002D78F7"/>
    <w:rsid w:val="002D79AA"/>
    <w:rsid w:val="002E01E0"/>
    <w:rsid w:val="002E06AF"/>
    <w:rsid w:val="002E0879"/>
    <w:rsid w:val="002E1620"/>
    <w:rsid w:val="002E1939"/>
    <w:rsid w:val="002E1A07"/>
    <w:rsid w:val="002E2150"/>
    <w:rsid w:val="002E2165"/>
    <w:rsid w:val="002E2407"/>
    <w:rsid w:val="002E2BF6"/>
    <w:rsid w:val="002E2EC7"/>
    <w:rsid w:val="002E34E7"/>
    <w:rsid w:val="002E366A"/>
    <w:rsid w:val="002E38D9"/>
    <w:rsid w:val="002E3B4D"/>
    <w:rsid w:val="002E3D28"/>
    <w:rsid w:val="002E3E04"/>
    <w:rsid w:val="002E3E64"/>
    <w:rsid w:val="002E3FF0"/>
    <w:rsid w:val="002E4005"/>
    <w:rsid w:val="002E4342"/>
    <w:rsid w:val="002E5AFD"/>
    <w:rsid w:val="002E5B0E"/>
    <w:rsid w:val="002E5CB0"/>
    <w:rsid w:val="002E5DD3"/>
    <w:rsid w:val="002E5E1C"/>
    <w:rsid w:val="002E603B"/>
    <w:rsid w:val="002E6567"/>
    <w:rsid w:val="002E6967"/>
    <w:rsid w:val="002E75B0"/>
    <w:rsid w:val="002E7DA2"/>
    <w:rsid w:val="002F024F"/>
    <w:rsid w:val="002F02BB"/>
    <w:rsid w:val="002F0AF0"/>
    <w:rsid w:val="002F0C55"/>
    <w:rsid w:val="002F0F7C"/>
    <w:rsid w:val="002F10BD"/>
    <w:rsid w:val="002F11DB"/>
    <w:rsid w:val="002F1672"/>
    <w:rsid w:val="002F1E00"/>
    <w:rsid w:val="002F23E6"/>
    <w:rsid w:val="002F272A"/>
    <w:rsid w:val="002F27DB"/>
    <w:rsid w:val="002F28F6"/>
    <w:rsid w:val="002F2BE7"/>
    <w:rsid w:val="002F302C"/>
    <w:rsid w:val="002F320C"/>
    <w:rsid w:val="002F3FB4"/>
    <w:rsid w:val="002F4532"/>
    <w:rsid w:val="002F4B06"/>
    <w:rsid w:val="002F4E83"/>
    <w:rsid w:val="002F51B7"/>
    <w:rsid w:val="002F551A"/>
    <w:rsid w:val="002F5B70"/>
    <w:rsid w:val="002F6370"/>
    <w:rsid w:val="002F6907"/>
    <w:rsid w:val="002F6C63"/>
    <w:rsid w:val="002F726A"/>
    <w:rsid w:val="002F72AB"/>
    <w:rsid w:val="002F746D"/>
    <w:rsid w:val="002F7A76"/>
    <w:rsid w:val="002F7DED"/>
    <w:rsid w:val="002F7F7D"/>
    <w:rsid w:val="0030009D"/>
    <w:rsid w:val="0030066F"/>
    <w:rsid w:val="00300844"/>
    <w:rsid w:val="00300CA6"/>
    <w:rsid w:val="00300D8B"/>
    <w:rsid w:val="00300F0B"/>
    <w:rsid w:val="00301554"/>
    <w:rsid w:val="003019BF"/>
    <w:rsid w:val="00302579"/>
    <w:rsid w:val="003027C2"/>
    <w:rsid w:val="00302842"/>
    <w:rsid w:val="00302ADE"/>
    <w:rsid w:val="00303418"/>
    <w:rsid w:val="00303444"/>
    <w:rsid w:val="00303755"/>
    <w:rsid w:val="00303943"/>
    <w:rsid w:val="00303CCD"/>
    <w:rsid w:val="0030421D"/>
    <w:rsid w:val="00304A9D"/>
    <w:rsid w:val="00304BAC"/>
    <w:rsid w:val="00304D19"/>
    <w:rsid w:val="0030527F"/>
    <w:rsid w:val="00305541"/>
    <w:rsid w:val="0030616C"/>
    <w:rsid w:val="0030628F"/>
    <w:rsid w:val="003063DB"/>
    <w:rsid w:val="003065E3"/>
    <w:rsid w:val="00306760"/>
    <w:rsid w:val="003072B9"/>
    <w:rsid w:val="003076DE"/>
    <w:rsid w:val="00307700"/>
    <w:rsid w:val="0030782E"/>
    <w:rsid w:val="00307FF7"/>
    <w:rsid w:val="003103E8"/>
    <w:rsid w:val="003103F1"/>
    <w:rsid w:val="0031066D"/>
    <w:rsid w:val="00310A2C"/>
    <w:rsid w:val="00310A5B"/>
    <w:rsid w:val="00310F6A"/>
    <w:rsid w:val="003110A5"/>
    <w:rsid w:val="0031113B"/>
    <w:rsid w:val="00311239"/>
    <w:rsid w:val="003114A1"/>
    <w:rsid w:val="0031168C"/>
    <w:rsid w:val="00311E8B"/>
    <w:rsid w:val="00311E9F"/>
    <w:rsid w:val="00312105"/>
    <w:rsid w:val="0031213F"/>
    <w:rsid w:val="003121D4"/>
    <w:rsid w:val="003126D5"/>
    <w:rsid w:val="0031289A"/>
    <w:rsid w:val="00312AC2"/>
    <w:rsid w:val="00312FE0"/>
    <w:rsid w:val="0031322F"/>
    <w:rsid w:val="00313312"/>
    <w:rsid w:val="00313529"/>
    <w:rsid w:val="003138EE"/>
    <w:rsid w:val="00313DE2"/>
    <w:rsid w:val="00313F4B"/>
    <w:rsid w:val="0031418A"/>
    <w:rsid w:val="00314367"/>
    <w:rsid w:val="00314F93"/>
    <w:rsid w:val="00314FA9"/>
    <w:rsid w:val="00315505"/>
    <w:rsid w:val="0031564C"/>
    <w:rsid w:val="00315A02"/>
    <w:rsid w:val="00315C60"/>
    <w:rsid w:val="0031612C"/>
    <w:rsid w:val="00316C18"/>
    <w:rsid w:val="00316CB6"/>
    <w:rsid w:val="00316EA4"/>
    <w:rsid w:val="00317268"/>
    <w:rsid w:val="00317466"/>
    <w:rsid w:val="00317476"/>
    <w:rsid w:val="0031792D"/>
    <w:rsid w:val="00317EC9"/>
    <w:rsid w:val="003203A5"/>
    <w:rsid w:val="0032061E"/>
    <w:rsid w:val="003207D6"/>
    <w:rsid w:val="00320E04"/>
    <w:rsid w:val="00320F06"/>
    <w:rsid w:val="0032153E"/>
    <w:rsid w:val="003216C0"/>
    <w:rsid w:val="003218F7"/>
    <w:rsid w:val="00321ACA"/>
    <w:rsid w:val="0032215A"/>
    <w:rsid w:val="003226EC"/>
    <w:rsid w:val="00322845"/>
    <w:rsid w:val="0032295A"/>
    <w:rsid w:val="0032380B"/>
    <w:rsid w:val="00323979"/>
    <w:rsid w:val="00323C81"/>
    <w:rsid w:val="00323E0A"/>
    <w:rsid w:val="00324030"/>
    <w:rsid w:val="003244DE"/>
    <w:rsid w:val="00324D26"/>
    <w:rsid w:val="00325020"/>
    <w:rsid w:val="00325767"/>
    <w:rsid w:val="003258A3"/>
    <w:rsid w:val="00325901"/>
    <w:rsid w:val="00325EA4"/>
    <w:rsid w:val="003262C7"/>
    <w:rsid w:val="003271D8"/>
    <w:rsid w:val="0032764E"/>
    <w:rsid w:val="00327A65"/>
    <w:rsid w:val="00327C87"/>
    <w:rsid w:val="00327D33"/>
    <w:rsid w:val="00330755"/>
    <w:rsid w:val="00330A83"/>
    <w:rsid w:val="00331271"/>
    <w:rsid w:val="003312FA"/>
    <w:rsid w:val="0033157C"/>
    <w:rsid w:val="003319AC"/>
    <w:rsid w:val="0033227E"/>
    <w:rsid w:val="003322A5"/>
    <w:rsid w:val="00333312"/>
    <w:rsid w:val="003333B2"/>
    <w:rsid w:val="00333669"/>
    <w:rsid w:val="00333AA5"/>
    <w:rsid w:val="00333D05"/>
    <w:rsid w:val="003343EB"/>
    <w:rsid w:val="00334845"/>
    <w:rsid w:val="00334932"/>
    <w:rsid w:val="003350CC"/>
    <w:rsid w:val="00335402"/>
    <w:rsid w:val="00335420"/>
    <w:rsid w:val="00335428"/>
    <w:rsid w:val="00335789"/>
    <w:rsid w:val="00335A91"/>
    <w:rsid w:val="00336BAB"/>
    <w:rsid w:val="00336E79"/>
    <w:rsid w:val="00336ED7"/>
    <w:rsid w:val="003371CB"/>
    <w:rsid w:val="0033724C"/>
    <w:rsid w:val="00337323"/>
    <w:rsid w:val="003374F2"/>
    <w:rsid w:val="003375EC"/>
    <w:rsid w:val="00337AF6"/>
    <w:rsid w:val="00337BCE"/>
    <w:rsid w:val="00337CC4"/>
    <w:rsid w:val="00337D2F"/>
    <w:rsid w:val="003401B8"/>
    <w:rsid w:val="003408DE"/>
    <w:rsid w:val="00340F65"/>
    <w:rsid w:val="0034145A"/>
    <w:rsid w:val="003416CA"/>
    <w:rsid w:val="00341905"/>
    <w:rsid w:val="00341DA6"/>
    <w:rsid w:val="00341E4B"/>
    <w:rsid w:val="00341E87"/>
    <w:rsid w:val="0034222E"/>
    <w:rsid w:val="0034226D"/>
    <w:rsid w:val="00342635"/>
    <w:rsid w:val="003427FD"/>
    <w:rsid w:val="003428A7"/>
    <w:rsid w:val="003428CA"/>
    <w:rsid w:val="00342B61"/>
    <w:rsid w:val="003430C1"/>
    <w:rsid w:val="003430DC"/>
    <w:rsid w:val="00343271"/>
    <w:rsid w:val="003433AA"/>
    <w:rsid w:val="00343428"/>
    <w:rsid w:val="0034348E"/>
    <w:rsid w:val="003437EC"/>
    <w:rsid w:val="00343CC3"/>
    <w:rsid w:val="00343F4F"/>
    <w:rsid w:val="00344025"/>
    <w:rsid w:val="003440F5"/>
    <w:rsid w:val="00344419"/>
    <w:rsid w:val="00344487"/>
    <w:rsid w:val="00344892"/>
    <w:rsid w:val="00344E9E"/>
    <w:rsid w:val="00344EC1"/>
    <w:rsid w:val="00344EE5"/>
    <w:rsid w:val="00344EFF"/>
    <w:rsid w:val="00345100"/>
    <w:rsid w:val="00345D87"/>
    <w:rsid w:val="00345E60"/>
    <w:rsid w:val="0034642D"/>
    <w:rsid w:val="003468F5"/>
    <w:rsid w:val="00346AA1"/>
    <w:rsid w:val="00346B2F"/>
    <w:rsid w:val="00346B37"/>
    <w:rsid w:val="00346F9A"/>
    <w:rsid w:val="00350410"/>
    <w:rsid w:val="00350C04"/>
    <w:rsid w:val="00350D2F"/>
    <w:rsid w:val="00350EB7"/>
    <w:rsid w:val="003512BA"/>
    <w:rsid w:val="0035168A"/>
    <w:rsid w:val="00351EAD"/>
    <w:rsid w:val="00351EB9"/>
    <w:rsid w:val="003520CF"/>
    <w:rsid w:val="003521E2"/>
    <w:rsid w:val="00352824"/>
    <w:rsid w:val="00352855"/>
    <w:rsid w:val="00352A15"/>
    <w:rsid w:val="00352F55"/>
    <w:rsid w:val="003533E4"/>
    <w:rsid w:val="0035346F"/>
    <w:rsid w:val="00353732"/>
    <w:rsid w:val="00353E50"/>
    <w:rsid w:val="0035437F"/>
    <w:rsid w:val="00354452"/>
    <w:rsid w:val="00354887"/>
    <w:rsid w:val="00354B19"/>
    <w:rsid w:val="003553F6"/>
    <w:rsid w:val="003556A2"/>
    <w:rsid w:val="003559A3"/>
    <w:rsid w:val="00355A92"/>
    <w:rsid w:val="00355DB1"/>
    <w:rsid w:val="00355EEC"/>
    <w:rsid w:val="00356591"/>
    <w:rsid w:val="00356A66"/>
    <w:rsid w:val="00356C37"/>
    <w:rsid w:val="00356C77"/>
    <w:rsid w:val="003573E6"/>
    <w:rsid w:val="0035787E"/>
    <w:rsid w:val="00357936"/>
    <w:rsid w:val="003579F7"/>
    <w:rsid w:val="00357C3D"/>
    <w:rsid w:val="00357D05"/>
    <w:rsid w:val="00357DFE"/>
    <w:rsid w:val="00360E2E"/>
    <w:rsid w:val="00360E97"/>
    <w:rsid w:val="00360ECA"/>
    <w:rsid w:val="00360F66"/>
    <w:rsid w:val="00361634"/>
    <w:rsid w:val="00361829"/>
    <w:rsid w:val="00361CA9"/>
    <w:rsid w:val="00361CCB"/>
    <w:rsid w:val="003623E9"/>
    <w:rsid w:val="00362573"/>
    <w:rsid w:val="003625D5"/>
    <w:rsid w:val="0036265D"/>
    <w:rsid w:val="00362725"/>
    <w:rsid w:val="003628B4"/>
    <w:rsid w:val="00362CBC"/>
    <w:rsid w:val="003633E4"/>
    <w:rsid w:val="003647A5"/>
    <w:rsid w:val="0036487D"/>
    <w:rsid w:val="00364C85"/>
    <w:rsid w:val="00364E00"/>
    <w:rsid w:val="00364E0A"/>
    <w:rsid w:val="00364E63"/>
    <w:rsid w:val="00365362"/>
    <w:rsid w:val="00365513"/>
    <w:rsid w:val="00365676"/>
    <w:rsid w:val="003657BD"/>
    <w:rsid w:val="00365AA2"/>
    <w:rsid w:val="00365EE1"/>
    <w:rsid w:val="0036620C"/>
    <w:rsid w:val="0036634F"/>
    <w:rsid w:val="00367386"/>
    <w:rsid w:val="0036766C"/>
    <w:rsid w:val="00367F9B"/>
    <w:rsid w:val="00370114"/>
    <w:rsid w:val="00370AC2"/>
    <w:rsid w:val="00370AFF"/>
    <w:rsid w:val="003717D6"/>
    <w:rsid w:val="003721E6"/>
    <w:rsid w:val="00372AFE"/>
    <w:rsid w:val="00372EF0"/>
    <w:rsid w:val="003739FD"/>
    <w:rsid w:val="00374200"/>
    <w:rsid w:val="003744EC"/>
    <w:rsid w:val="003746CF"/>
    <w:rsid w:val="0037498B"/>
    <w:rsid w:val="00374A48"/>
    <w:rsid w:val="00374ABF"/>
    <w:rsid w:val="00374ECC"/>
    <w:rsid w:val="00375140"/>
    <w:rsid w:val="00375458"/>
    <w:rsid w:val="003761D0"/>
    <w:rsid w:val="0037646D"/>
    <w:rsid w:val="00376938"/>
    <w:rsid w:val="00377288"/>
    <w:rsid w:val="003772A8"/>
    <w:rsid w:val="003772B4"/>
    <w:rsid w:val="003774BB"/>
    <w:rsid w:val="00377722"/>
    <w:rsid w:val="00377B75"/>
    <w:rsid w:val="00377C5E"/>
    <w:rsid w:val="003800FA"/>
    <w:rsid w:val="00380479"/>
    <w:rsid w:val="00380AB2"/>
    <w:rsid w:val="00380B4B"/>
    <w:rsid w:val="00380D19"/>
    <w:rsid w:val="00380D70"/>
    <w:rsid w:val="00380E9B"/>
    <w:rsid w:val="0038109B"/>
    <w:rsid w:val="0038159D"/>
    <w:rsid w:val="0038167B"/>
    <w:rsid w:val="003817AB"/>
    <w:rsid w:val="00381A2C"/>
    <w:rsid w:val="00381C22"/>
    <w:rsid w:val="00381FBE"/>
    <w:rsid w:val="0038228D"/>
    <w:rsid w:val="003823FE"/>
    <w:rsid w:val="003828F0"/>
    <w:rsid w:val="00382A7D"/>
    <w:rsid w:val="00382D5A"/>
    <w:rsid w:val="0038342C"/>
    <w:rsid w:val="00383607"/>
    <w:rsid w:val="003837E7"/>
    <w:rsid w:val="0038397A"/>
    <w:rsid w:val="00384048"/>
    <w:rsid w:val="0038413C"/>
    <w:rsid w:val="00384148"/>
    <w:rsid w:val="00384385"/>
    <w:rsid w:val="00384452"/>
    <w:rsid w:val="0038445D"/>
    <w:rsid w:val="0038450A"/>
    <w:rsid w:val="0038494B"/>
    <w:rsid w:val="00384D38"/>
    <w:rsid w:val="00384D53"/>
    <w:rsid w:val="00385013"/>
    <w:rsid w:val="0038510D"/>
    <w:rsid w:val="00386145"/>
    <w:rsid w:val="00386E8D"/>
    <w:rsid w:val="003870E2"/>
    <w:rsid w:val="00387136"/>
    <w:rsid w:val="003878BD"/>
    <w:rsid w:val="003879A6"/>
    <w:rsid w:val="00390471"/>
    <w:rsid w:val="003907FC"/>
    <w:rsid w:val="00391300"/>
    <w:rsid w:val="00391383"/>
    <w:rsid w:val="0039138D"/>
    <w:rsid w:val="00391A23"/>
    <w:rsid w:val="00391A9D"/>
    <w:rsid w:val="0039236F"/>
    <w:rsid w:val="003925CF"/>
    <w:rsid w:val="00392CCF"/>
    <w:rsid w:val="00392F8D"/>
    <w:rsid w:val="00392FD7"/>
    <w:rsid w:val="003932EA"/>
    <w:rsid w:val="00393971"/>
    <w:rsid w:val="00393A99"/>
    <w:rsid w:val="003940DA"/>
    <w:rsid w:val="00394317"/>
    <w:rsid w:val="003943EB"/>
    <w:rsid w:val="003944F3"/>
    <w:rsid w:val="003946A2"/>
    <w:rsid w:val="00394FC7"/>
    <w:rsid w:val="00394FFD"/>
    <w:rsid w:val="00395122"/>
    <w:rsid w:val="0039649D"/>
    <w:rsid w:val="00396958"/>
    <w:rsid w:val="00396A22"/>
    <w:rsid w:val="00396EBF"/>
    <w:rsid w:val="003976A8"/>
    <w:rsid w:val="00397BB6"/>
    <w:rsid w:val="003A08DE"/>
    <w:rsid w:val="003A0C64"/>
    <w:rsid w:val="003A0F2A"/>
    <w:rsid w:val="003A0FAB"/>
    <w:rsid w:val="003A125C"/>
    <w:rsid w:val="003A150D"/>
    <w:rsid w:val="003A1697"/>
    <w:rsid w:val="003A1943"/>
    <w:rsid w:val="003A24D6"/>
    <w:rsid w:val="003A2694"/>
    <w:rsid w:val="003A288A"/>
    <w:rsid w:val="003A2913"/>
    <w:rsid w:val="003A2DC5"/>
    <w:rsid w:val="003A3336"/>
    <w:rsid w:val="003A3673"/>
    <w:rsid w:val="003A37C2"/>
    <w:rsid w:val="003A3C60"/>
    <w:rsid w:val="003A436A"/>
    <w:rsid w:val="003A45C4"/>
    <w:rsid w:val="003A48DB"/>
    <w:rsid w:val="003A4DA0"/>
    <w:rsid w:val="003A4E48"/>
    <w:rsid w:val="003A4E5D"/>
    <w:rsid w:val="003A566C"/>
    <w:rsid w:val="003A567F"/>
    <w:rsid w:val="003A5731"/>
    <w:rsid w:val="003A5A16"/>
    <w:rsid w:val="003A5A31"/>
    <w:rsid w:val="003A6367"/>
    <w:rsid w:val="003A665D"/>
    <w:rsid w:val="003A69D2"/>
    <w:rsid w:val="003A6F3F"/>
    <w:rsid w:val="003A7860"/>
    <w:rsid w:val="003A7E85"/>
    <w:rsid w:val="003A7F99"/>
    <w:rsid w:val="003B0118"/>
    <w:rsid w:val="003B0172"/>
    <w:rsid w:val="003B01D4"/>
    <w:rsid w:val="003B06B5"/>
    <w:rsid w:val="003B08E9"/>
    <w:rsid w:val="003B0CA8"/>
    <w:rsid w:val="003B0D4C"/>
    <w:rsid w:val="003B0ED4"/>
    <w:rsid w:val="003B10BD"/>
    <w:rsid w:val="003B12C2"/>
    <w:rsid w:val="003B14D4"/>
    <w:rsid w:val="003B1568"/>
    <w:rsid w:val="003B16F8"/>
    <w:rsid w:val="003B1729"/>
    <w:rsid w:val="003B1F98"/>
    <w:rsid w:val="003B2077"/>
    <w:rsid w:val="003B25C6"/>
    <w:rsid w:val="003B25E9"/>
    <w:rsid w:val="003B28D9"/>
    <w:rsid w:val="003B2C91"/>
    <w:rsid w:val="003B3240"/>
    <w:rsid w:val="003B3712"/>
    <w:rsid w:val="003B37EA"/>
    <w:rsid w:val="003B3A71"/>
    <w:rsid w:val="003B3DD5"/>
    <w:rsid w:val="003B401A"/>
    <w:rsid w:val="003B402C"/>
    <w:rsid w:val="003B4473"/>
    <w:rsid w:val="003B4668"/>
    <w:rsid w:val="003B475D"/>
    <w:rsid w:val="003B494E"/>
    <w:rsid w:val="003B49C1"/>
    <w:rsid w:val="003B4BF8"/>
    <w:rsid w:val="003B4D0A"/>
    <w:rsid w:val="003B502B"/>
    <w:rsid w:val="003B511F"/>
    <w:rsid w:val="003B5157"/>
    <w:rsid w:val="003B5201"/>
    <w:rsid w:val="003B56D8"/>
    <w:rsid w:val="003B577F"/>
    <w:rsid w:val="003B59AE"/>
    <w:rsid w:val="003B59DB"/>
    <w:rsid w:val="003B5B7C"/>
    <w:rsid w:val="003B60CF"/>
    <w:rsid w:val="003B6446"/>
    <w:rsid w:val="003B66C9"/>
    <w:rsid w:val="003B6ACD"/>
    <w:rsid w:val="003B6B82"/>
    <w:rsid w:val="003B6FB2"/>
    <w:rsid w:val="003B7E89"/>
    <w:rsid w:val="003C0EFB"/>
    <w:rsid w:val="003C115F"/>
    <w:rsid w:val="003C17E8"/>
    <w:rsid w:val="003C1989"/>
    <w:rsid w:val="003C1BC4"/>
    <w:rsid w:val="003C2085"/>
    <w:rsid w:val="003C2697"/>
    <w:rsid w:val="003C2CC2"/>
    <w:rsid w:val="003C313F"/>
    <w:rsid w:val="003C3816"/>
    <w:rsid w:val="003C3AE7"/>
    <w:rsid w:val="003C48A5"/>
    <w:rsid w:val="003C4950"/>
    <w:rsid w:val="003C4AE9"/>
    <w:rsid w:val="003C56B4"/>
    <w:rsid w:val="003C5A54"/>
    <w:rsid w:val="003C5F58"/>
    <w:rsid w:val="003C6006"/>
    <w:rsid w:val="003C634E"/>
    <w:rsid w:val="003C6859"/>
    <w:rsid w:val="003C6918"/>
    <w:rsid w:val="003C6AE5"/>
    <w:rsid w:val="003C6C5F"/>
    <w:rsid w:val="003C6C61"/>
    <w:rsid w:val="003C6DD7"/>
    <w:rsid w:val="003C6E87"/>
    <w:rsid w:val="003C7333"/>
    <w:rsid w:val="003C7AB9"/>
    <w:rsid w:val="003C7B5A"/>
    <w:rsid w:val="003D0E7E"/>
    <w:rsid w:val="003D0EC5"/>
    <w:rsid w:val="003D1061"/>
    <w:rsid w:val="003D1388"/>
    <w:rsid w:val="003D13BA"/>
    <w:rsid w:val="003D1640"/>
    <w:rsid w:val="003D1E2A"/>
    <w:rsid w:val="003D1E60"/>
    <w:rsid w:val="003D2138"/>
    <w:rsid w:val="003D21A7"/>
    <w:rsid w:val="003D27B1"/>
    <w:rsid w:val="003D2889"/>
    <w:rsid w:val="003D2AFB"/>
    <w:rsid w:val="003D2BA6"/>
    <w:rsid w:val="003D2D53"/>
    <w:rsid w:val="003D3676"/>
    <w:rsid w:val="003D36F3"/>
    <w:rsid w:val="003D396E"/>
    <w:rsid w:val="003D3C8F"/>
    <w:rsid w:val="003D3CE8"/>
    <w:rsid w:val="003D408F"/>
    <w:rsid w:val="003D41B3"/>
    <w:rsid w:val="003D47C9"/>
    <w:rsid w:val="003D4E2F"/>
    <w:rsid w:val="003D4FA1"/>
    <w:rsid w:val="003D4FA2"/>
    <w:rsid w:val="003D53D6"/>
    <w:rsid w:val="003D57B2"/>
    <w:rsid w:val="003D5BE1"/>
    <w:rsid w:val="003D60F1"/>
    <w:rsid w:val="003D6482"/>
    <w:rsid w:val="003D649B"/>
    <w:rsid w:val="003D6C28"/>
    <w:rsid w:val="003D6D4C"/>
    <w:rsid w:val="003D6F36"/>
    <w:rsid w:val="003D6FF5"/>
    <w:rsid w:val="003D7558"/>
    <w:rsid w:val="003D7630"/>
    <w:rsid w:val="003E04E3"/>
    <w:rsid w:val="003E09BE"/>
    <w:rsid w:val="003E0AA6"/>
    <w:rsid w:val="003E0AC6"/>
    <w:rsid w:val="003E0C94"/>
    <w:rsid w:val="003E0F29"/>
    <w:rsid w:val="003E1161"/>
    <w:rsid w:val="003E13FF"/>
    <w:rsid w:val="003E170C"/>
    <w:rsid w:val="003E1751"/>
    <w:rsid w:val="003E17B4"/>
    <w:rsid w:val="003E1A9D"/>
    <w:rsid w:val="003E2223"/>
    <w:rsid w:val="003E242F"/>
    <w:rsid w:val="003E27F0"/>
    <w:rsid w:val="003E284E"/>
    <w:rsid w:val="003E2917"/>
    <w:rsid w:val="003E35EE"/>
    <w:rsid w:val="003E379B"/>
    <w:rsid w:val="003E39DE"/>
    <w:rsid w:val="003E3B46"/>
    <w:rsid w:val="003E4019"/>
    <w:rsid w:val="003E408A"/>
    <w:rsid w:val="003E409D"/>
    <w:rsid w:val="003E412B"/>
    <w:rsid w:val="003E4262"/>
    <w:rsid w:val="003E46B2"/>
    <w:rsid w:val="003E492C"/>
    <w:rsid w:val="003E4ADA"/>
    <w:rsid w:val="003E4E85"/>
    <w:rsid w:val="003E5208"/>
    <w:rsid w:val="003E52D1"/>
    <w:rsid w:val="003E56F2"/>
    <w:rsid w:val="003E573B"/>
    <w:rsid w:val="003E5C46"/>
    <w:rsid w:val="003E5FBB"/>
    <w:rsid w:val="003E618C"/>
    <w:rsid w:val="003E61F6"/>
    <w:rsid w:val="003E67EC"/>
    <w:rsid w:val="003E69BF"/>
    <w:rsid w:val="003E6A2C"/>
    <w:rsid w:val="003E6D52"/>
    <w:rsid w:val="003E6D9B"/>
    <w:rsid w:val="003E6DF7"/>
    <w:rsid w:val="003E6EF0"/>
    <w:rsid w:val="003E7611"/>
    <w:rsid w:val="003E7A86"/>
    <w:rsid w:val="003E7ABE"/>
    <w:rsid w:val="003E7F89"/>
    <w:rsid w:val="003F0049"/>
    <w:rsid w:val="003F0185"/>
    <w:rsid w:val="003F03A8"/>
    <w:rsid w:val="003F06DB"/>
    <w:rsid w:val="003F0869"/>
    <w:rsid w:val="003F0940"/>
    <w:rsid w:val="003F0BD8"/>
    <w:rsid w:val="003F12FE"/>
    <w:rsid w:val="003F19D4"/>
    <w:rsid w:val="003F1A16"/>
    <w:rsid w:val="003F1E5A"/>
    <w:rsid w:val="003F206C"/>
    <w:rsid w:val="003F23FD"/>
    <w:rsid w:val="003F26FE"/>
    <w:rsid w:val="003F30B4"/>
    <w:rsid w:val="003F3629"/>
    <w:rsid w:val="003F3667"/>
    <w:rsid w:val="003F3BE5"/>
    <w:rsid w:val="003F4019"/>
    <w:rsid w:val="003F41CD"/>
    <w:rsid w:val="003F477A"/>
    <w:rsid w:val="003F4C00"/>
    <w:rsid w:val="003F4EF5"/>
    <w:rsid w:val="003F5026"/>
    <w:rsid w:val="003F5901"/>
    <w:rsid w:val="003F5D26"/>
    <w:rsid w:val="003F5DD2"/>
    <w:rsid w:val="003F5DD3"/>
    <w:rsid w:val="003F607E"/>
    <w:rsid w:val="003F69A4"/>
    <w:rsid w:val="003F6A24"/>
    <w:rsid w:val="003F79F7"/>
    <w:rsid w:val="003F7A41"/>
    <w:rsid w:val="003F7AB2"/>
    <w:rsid w:val="004001C3"/>
    <w:rsid w:val="00400236"/>
    <w:rsid w:val="00400700"/>
    <w:rsid w:val="00400B2B"/>
    <w:rsid w:val="00400DD1"/>
    <w:rsid w:val="00401005"/>
    <w:rsid w:val="00401083"/>
    <w:rsid w:val="004019C3"/>
    <w:rsid w:val="00401C4B"/>
    <w:rsid w:val="00401DC3"/>
    <w:rsid w:val="00401E1B"/>
    <w:rsid w:val="00401F77"/>
    <w:rsid w:val="00402117"/>
    <w:rsid w:val="00402152"/>
    <w:rsid w:val="00402189"/>
    <w:rsid w:val="00402493"/>
    <w:rsid w:val="0040267C"/>
    <w:rsid w:val="0040270E"/>
    <w:rsid w:val="004029EA"/>
    <w:rsid w:val="00403172"/>
    <w:rsid w:val="00403480"/>
    <w:rsid w:val="004037D4"/>
    <w:rsid w:val="00403B27"/>
    <w:rsid w:val="00403DF3"/>
    <w:rsid w:val="0040485D"/>
    <w:rsid w:val="004052B0"/>
    <w:rsid w:val="004053FE"/>
    <w:rsid w:val="00405A61"/>
    <w:rsid w:val="004061F3"/>
    <w:rsid w:val="00406708"/>
    <w:rsid w:val="00406AED"/>
    <w:rsid w:val="00406C0B"/>
    <w:rsid w:val="00407100"/>
    <w:rsid w:val="004074C0"/>
    <w:rsid w:val="00407DD6"/>
    <w:rsid w:val="004104BF"/>
    <w:rsid w:val="00410502"/>
    <w:rsid w:val="0041062F"/>
    <w:rsid w:val="00410B4C"/>
    <w:rsid w:val="00410C89"/>
    <w:rsid w:val="00410E91"/>
    <w:rsid w:val="00410EDE"/>
    <w:rsid w:val="00411270"/>
    <w:rsid w:val="004113B4"/>
    <w:rsid w:val="00411718"/>
    <w:rsid w:val="00411CEA"/>
    <w:rsid w:val="00411D7A"/>
    <w:rsid w:val="00411D8B"/>
    <w:rsid w:val="00411F59"/>
    <w:rsid w:val="00412075"/>
    <w:rsid w:val="004123DE"/>
    <w:rsid w:val="004128AD"/>
    <w:rsid w:val="00412EC8"/>
    <w:rsid w:val="00413073"/>
    <w:rsid w:val="004130E0"/>
    <w:rsid w:val="004131C6"/>
    <w:rsid w:val="00413F97"/>
    <w:rsid w:val="00414122"/>
    <w:rsid w:val="004145D6"/>
    <w:rsid w:val="0041462F"/>
    <w:rsid w:val="00414918"/>
    <w:rsid w:val="00414B39"/>
    <w:rsid w:val="00415005"/>
    <w:rsid w:val="00415074"/>
    <w:rsid w:val="0041514A"/>
    <w:rsid w:val="0041527D"/>
    <w:rsid w:val="00415FCD"/>
    <w:rsid w:val="00416015"/>
    <w:rsid w:val="0041690D"/>
    <w:rsid w:val="00416FFA"/>
    <w:rsid w:val="0041726D"/>
    <w:rsid w:val="00417675"/>
    <w:rsid w:val="00417AE0"/>
    <w:rsid w:val="00417B82"/>
    <w:rsid w:val="00417BD2"/>
    <w:rsid w:val="004206B3"/>
    <w:rsid w:val="00420EA9"/>
    <w:rsid w:val="00420FFB"/>
    <w:rsid w:val="00421187"/>
    <w:rsid w:val="004211B3"/>
    <w:rsid w:val="00421758"/>
    <w:rsid w:val="00421C8D"/>
    <w:rsid w:val="0042218A"/>
    <w:rsid w:val="00422345"/>
    <w:rsid w:val="0042249F"/>
    <w:rsid w:val="004225CF"/>
    <w:rsid w:val="00422629"/>
    <w:rsid w:val="004229D3"/>
    <w:rsid w:val="00422B06"/>
    <w:rsid w:val="00422FFA"/>
    <w:rsid w:val="004235BA"/>
    <w:rsid w:val="004237DB"/>
    <w:rsid w:val="00423990"/>
    <w:rsid w:val="00423B60"/>
    <w:rsid w:val="00423BB9"/>
    <w:rsid w:val="0042487D"/>
    <w:rsid w:val="00424D03"/>
    <w:rsid w:val="00424F9E"/>
    <w:rsid w:val="004252B0"/>
    <w:rsid w:val="00425D04"/>
    <w:rsid w:val="00425E1F"/>
    <w:rsid w:val="00425E66"/>
    <w:rsid w:val="00426037"/>
    <w:rsid w:val="004261E1"/>
    <w:rsid w:val="004268FE"/>
    <w:rsid w:val="00426C0B"/>
    <w:rsid w:val="00426E73"/>
    <w:rsid w:val="0042719A"/>
    <w:rsid w:val="0042785F"/>
    <w:rsid w:val="00427987"/>
    <w:rsid w:val="00427A87"/>
    <w:rsid w:val="00427B00"/>
    <w:rsid w:val="00427E06"/>
    <w:rsid w:val="004309C4"/>
    <w:rsid w:val="00430B0D"/>
    <w:rsid w:val="00430CA4"/>
    <w:rsid w:val="00431BFA"/>
    <w:rsid w:val="00431D11"/>
    <w:rsid w:val="004323DA"/>
    <w:rsid w:val="004323E4"/>
    <w:rsid w:val="0043260C"/>
    <w:rsid w:val="00432723"/>
    <w:rsid w:val="0043275A"/>
    <w:rsid w:val="00432841"/>
    <w:rsid w:val="0043333E"/>
    <w:rsid w:val="0043338C"/>
    <w:rsid w:val="00433402"/>
    <w:rsid w:val="0043366C"/>
    <w:rsid w:val="00433707"/>
    <w:rsid w:val="004339D7"/>
    <w:rsid w:val="00434A53"/>
    <w:rsid w:val="00434B8C"/>
    <w:rsid w:val="00434D1D"/>
    <w:rsid w:val="00434F98"/>
    <w:rsid w:val="00435074"/>
    <w:rsid w:val="004350C3"/>
    <w:rsid w:val="004353DD"/>
    <w:rsid w:val="0043562D"/>
    <w:rsid w:val="00435C3E"/>
    <w:rsid w:val="00435E40"/>
    <w:rsid w:val="00435EA8"/>
    <w:rsid w:val="004363C9"/>
    <w:rsid w:val="00436A54"/>
    <w:rsid w:val="00436AAA"/>
    <w:rsid w:val="00436C3E"/>
    <w:rsid w:val="0043727F"/>
    <w:rsid w:val="00437496"/>
    <w:rsid w:val="00440283"/>
    <w:rsid w:val="0044053D"/>
    <w:rsid w:val="00441142"/>
    <w:rsid w:val="004413F2"/>
    <w:rsid w:val="00441AA0"/>
    <w:rsid w:val="00441AE7"/>
    <w:rsid w:val="00441C50"/>
    <w:rsid w:val="00441EED"/>
    <w:rsid w:val="00441FA5"/>
    <w:rsid w:val="0044255E"/>
    <w:rsid w:val="00442612"/>
    <w:rsid w:val="004428E5"/>
    <w:rsid w:val="0044313B"/>
    <w:rsid w:val="004431B3"/>
    <w:rsid w:val="0044391A"/>
    <w:rsid w:val="0044452B"/>
    <w:rsid w:val="0044454B"/>
    <w:rsid w:val="00444815"/>
    <w:rsid w:val="00444E25"/>
    <w:rsid w:val="0044503F"/>
    <w:rsid w:val="00445272"/>
    <w:rsid w:val="004455AB"/>
    <w:rsid w:val="004455FC"/>
    <w:rsid w:val="00445F0E"/>
    <w:rsid w:val="00445F91"/>
    <w:rsid w:val="00446B4E"/>
    <w:rsid w:val="00446DD3"/>
    <w:rsid w:val="00446F50"/>
    <w:rsid w:val="00447238"/>
    <w:rsid w:val="00447E09"/>
    <w:rsid w:val="00450111"/>
    <w:rsid w:val="00450142"/>
    <w:rsid w:val="00450326"/>
    <w:rsid w:val="00450425"/>
    <w:rsid w:val="00450A7B"/>
    <w:rsid w:val="00451790"/>
    <w:rsid w:val="00451B17"/>
    <w:rsid w:val="00452179"/>
    <w:rsid w:val="00452487"/>
    <w:rsid w:val="00452539"/>
    <w:rsid w:val="0045276F"/>
    <w:rsid w:val="0045326E"/>
    <w:rsid w:val="00453FAA"/>
    <w:rsid w:val="00454155"/>
    <w:rsid w:val="004541E4"/>
    <w:rsid w:val="004542BD"/>
    <w:rsid w:val="004544DB"/>
    <w:rsid w:val="004548B9"/>
    <w:rsid w:val="004549F6"/>
    <w:rsid w:val="00454B92"/>
    <w:rsid w:val="00454C9E"/>
    <w:rsid w:val="00454CFB"/>
    <w:rsid w:val="004550D8"/>
    <w:rsid w:val="00455290"/>
    <w:rsid w:val="0045575D"/>
    <w:rsid w:val="00455C53"/>
    <w:rsid w:val="004568A0"/>
    <w:rsid w:val="004568B3"/>
    <w:rsid w:val="00456DD3"/>
    <w:rsid w:val="00457701"/>
    <w:rsid w:val="0045770C"/>
    <w:rsid w:val="004578B4"/>
    <w:rsid w:val="00457CF3"/>
    <w:rsid w:val="00460030"/>
    <w:rsid w:val="0046044E"/>
    <w:rsid w:val="0046076A"/>
    <w:rsid w:val="004607A2"/>
    <w:rsid w:val="004609A4"/>
    <w:rsid w:val="00460B2C"/>
    <w:rsid w:val="00460D9C"/>
    <w:rsid w:val="00460FCA"/>
    <w:rsid w:val="004613FF"/>
    <w:rsid w:val="00461852"/>
    <w:rsid w:val="004636A8"/>
    <w:rsid w:val="00463E90"/>
    <w:rsid w:val="004640FB"/>
    <w:rsid w:val="00464147"/>
    <w:rsid w:val="0046423A"/>
    <w:rsid w:val="004642FC"/>
    <w:rsid w:val="00464B2E"/>
    <w:rsid w:val="0046541E"/>
    <w:rsid w:val="00465655"/>
    <w:rsid w:val="004659C1"/>
    <w:rsid w:val="004664DF"/>
    <w:rsid w:val="004669F6"/>
    <w:rsid w:val="00466A22"/>
    <w:rsid w:val="00466CA3"/>
    <w:rsid w:val="00466F9F"/>
    <w:rsid w:val="00466FB6"/>
    <w:rsid w:val="004670F6"/>
    <w:rsid w:val="00467990"/>
    <w:rsid w:val="00467AD7"/>
    <w:rsid w:val="00467DDF"/>
    <w:rsid w:val="004703A5"/>
    <w:rsid w:val="004704BA"/>
    <w:rsid w:val="00470C5B"/>
    <w:rsid w:val="00471137"/>
    <w:rsid w:val="004711AA"/>
    <w:rsid w:val="00471313"/>
    <w:rsid w:val="00471394"/>
    <w:rsid w:val="00471707"/>
    <w:rsid w:val="0047177D"/>
    <w:rsid w:val="00471C48"/>
    <w:rsid w:val="00471E12"/>
    <w:rsid w:val="00471E73"/>
    <w:rsid w:val="0047239E"/>
    <w:rsid w:val="00472A57"/>
    <w:rsid w:val="00472AEB"/>
    <w:rsid w:val="00472E42"/>
    <w:rsid w:val="00473137"/>
    <w:rsid w:val="0047452B"/>
    <w:rsid w:val="00474949"/>
    <w:rsid w:val="00474B33"/>
    <w:rsid w:val="00474B78"/>
    <w:rsid w:val="00474E1E"/>
    <w:rsid w:val="00474ED9"/>
    <w:rsid w:val="004754D5"/>
    <w:rsid w:val="00475D01"/>
    <w:rsid w:val="00475DAF"/>
    <w:rsid w:val="00475E94"/>
    <w:rsid w:val="00476555"/>
    <w:rsid w:val="0047661C"/>
    <w:rsid w:val="00476677"/>
    <w:rsid w:val="00476F9E"/>
    <w:rsid w:val="004772BB"/>
    <w:rsid w:val="0047742B"/>
    <w:rsid w:val="0047752F"/>
    <w:rsid w:val="00477626"/>
    <w:rsid w:val="004776BE"/>
    <w:rsid w:val="004777B1"/>
    <w:rsid w:val="004778CE"/>
    <w:rsid w:val="00480019"/>
    <w:rsid w:val="0048025D"/>
    <w:rsid w:val="00480266"/>
    <w:rsid w:val="00480A2C"/>
    <w:rsid w:val="00480BCA"/>
    <w:rsid w:val="00481448"/>
    <w:rsid w:val="00481BFD"/>
    <w:rsid w:val="00482BB3"/>
    <w:rsid w:val="00482BF3"/>
    <w:rsid w:val="00482C42"/>
    <w:rsid w:val="00483385"/>
    <w:rsid w:val="00483425"/>
    <w:rsid w:val="00483693"/>
    <w:rsid w:val="00483CFF"/>
    <w:rsid w:val="00483E57"/>
    <w:rsid w:val="004842EE"/>
    <w:rsid w:val="00484546"/>
    <w:rsid w:val="0048481E"/>
    <w:rsid w:val="00484C58"/>
    <w:rsid w:val="00484F9E"/>
    <w:rsid w:val="00484FB6"/>
    <w:rsid w:val="00485509"/>
    <w:rsid w:val="0048550F"/>
    <w:rsid w:val="004857E1"/>
    <w:rsid w:val="00485951"/>
    <w:rsid w:val="00485C44"/>
    <w:rsid w:val="00485FD3"/>
    <w:rsid w:val="00485FF6"/>
    <w:rsid w:val="00486786"/>
    <w:rsid w:val="004867A4"/>
    <w:rsid w:val="00486995"/>
    <w:rsid w:val="00486CC6"/>
    <w:rsid w:val="0048710C"/>
    <w:rsid w:val="00487496"/>
    <w:rsid w:val="004875F9"/>
    <w:rsid w:val="0048789F"/>
    <w:rsid w:val="004901EF"/>
    <w:rsid w:val="00490273"/>
    <w:rsid w:val="004907CF"/>
    <w:rsid w:val="00490F20"/>
    <w:rsid w:val="00490FA5"/>
    <w:rsid w:val="00490FE3"/>
    <w:rsid w:val="0049130E"/>
    <w:rsid w:val="00491470"/>
    <w:rsid w:val="00491A94"/>
    <w:rsid w:val="004924A2"/>
    <w:rsid w:val="00492537"/>
    <w:rsid w:val="004925BC"/>
    <w:rsid w:val="00492A21"/>
    <w:rsid w:val="00492D72"/>
    <w:rsid w:val="00493678"/>
    <w:rsid w:val="00493C7A"/>
    <w:rsid w:val="0049405C"/>
    <w:rsid w:val="0049443A"/>
    <w:rsid w:val="0049463E"/>
    <w:rsid w:val="00494C99"/>
    <w:rsid w:val="00494D38"/>
    <w:rsid w:val="00494FA5"/>
    <w:rsid w:val="004956CD"/>
    <w:rsid w:val="0049587D"/>
    <w:rsid w:val="00495C42"/>
    <w:rsid w:val="00496002"/>
    <w:rsid w:val="0049620C"/>
    <w:rsid w:val="0049622B"/>
    <w:rsid w:val="00496485"/>
    <w:rsid w:val="00496814"/>
    <w:rsid w:val="00496C25"/>
    <w:rsid w:val="00496D2F"/>
    <w:rsid w:val="004970B9"/>
    <w:rsid w:val="00497123"/>
    <w:rsid w:val="00497CFE"/>
    <w:rsid w:val="00497EF0"/>
    <w:rsid w:val="004A06DE"/>
    <w:rsid w:val="004A0729"/>
    <w:rsid w:val="004A0D19"/>
    <w:rsid w:val="004A1765"/>
    <w:rsid w:val="004A1CD4"/>
    <w:rsid w:val="004A1E7D"/>
    <w:rsid w:val="004A2F70"/>
    <w:rsid w:val="004A3740"/>
    <w:rsid w:val="004A37E5"/>
    <w:rsid w:val="004A3B33"/>
    <w:rsid w:val="004A3C1B"/>
    <w:rsid w:val="004A3E85"/>
    <w:rsid w:val="004A3FAC"/>
    <w:rsid w:val="004A4767"/>
    <w:rsid w:val="004A48C4"/>
    <w:rsid w:val="004A4B39"/>
    <w:rsid w:val="004A52A3"/>
    <w:rsid w:val="004A54B5"/>
    <w:rsid w:val="004A584D"/>
    <w:rsid w:val="004A5D5C"/>
    <w:rsid w:val="004A5E8C"/>
    <w:rsid w:val="004A6B11"/>
    <w:rsid w:val="004A7169"/>
    <w:rsid w:val="004A7C86"/>
    <w:rsid w:val="004A7FC2"/>
    <w:rsid w:val="004B06AB"/>
    <w:rsid w:val="004B0998"/>
    <w:rsid w:val="004B09E0"/>
    <w:rsid w:val="004B0C97"/>
    <w:rsid w:val="004B0E24"/>
    <w:rsid w:val="004B0EFB"/>
    <w:rsid w:val="004B12B5"/>
    <w:rsid w:val="004B14B9"/>
    <w:rsid w:val="004B1757"/>
    <w:rsid w:val="004B19EA"/>
    <w:rsid w:val="004B1CC5"/>
    <w:rsid w:val="004B1DB9"/>
    <w:rsid w:val="004B1E92"/>
    <w:rsid w:val="004B2069"/>
    <w:rsid w:val="004B20E3"/>
    <w:rsid w:val="004B24CD"/>
    <w:rsid w:val="004B263C"/>
    <w:rsid w:val="004B28CA"/>
    <w:rsid w:val="004B32A1"/>
    <w:rsid w:val="004B3446"/>
    <w:rsid w:val="004B3EF8"/>
    <w:rsid w:val="004B4123"/>
    <w:rsid w:val="004B45FA"/>
    <w:rsid w:val="004B485A"/>
    <w:rsid w:val="004B4979"/>
    <w:rsid w:val="004B4991"/>
    <w:rsid w:val="004B4F4C"/>
    <w:rsid w:val="004B500D"/>
    <w:rsid w:val="004B526A"/>
    <w:rsid w:val="004B55A9"/>
    <w:rsid w:val="004B584C"/>
    <w:rsid w:val="004B5888"/>
    <w:rsid w:val="004B5BFA"/>
    <w:rsid w:val="004B5E55"/>
    <w:rsid w:val="004B5F17"/>
    <w:rsid w:val="004B5F86"/>
    <w:rsid w:val="004B6146"/>
    <w:rsid w:val="004B6639"/>
    <w:rsid w:val="004B67CB"/>
    <w:rsid w:val="004B7239"/>
    <w:rsid w:val="004B725B"/>
    <w:rsid w:val="004B7562"/>
    <w:rsid w:val="004B7611"/>
    <w:rsid w:val="004B7833"/>
    <w:rsid w:val="004B7A2B"/>
    <w:rsid w:val="004B7A2E"/>
    <w:rsid w:val="004B7B4B"/>
    <w:rsid w:val="004B7F64"/>
    <w:rsid w:val="004B7FF3"/>
    <w:rsid w:val="004C0706"/>
    <w:rsid w:val="004C0A17"/>
    <w:rsid w:val="004C0B52"/>
    <w:rsid w:val="004C0E1F"/>
    <w:rsid w:val="004C1898"/>
    <w:rsid w:val="004C1BB6"/>
    <w:rsid w:val="004C1D64"/>
    <w:rsid w:val="004C1F7E"/>
    <w:rsid w:val="004C2552"/>
    <w:rsid w:val="004C259E"/>
    <w:rsid w:val="004C34BC"/>
    <w:rsid w:val="004C3616"/>
    <w:rsid w:val="004C3C82"/>
    <w:rsid w:val="004C3F19"/>
    <w:rsid w:val="004C3F1E"/>
    <w:rsid w:val="004C45C9"/>
    <w:rsid w:val="004C45D6"/>
    <w:rsid w:val="004C45E6"/>
    <w:rsid w:val="004C47FA"/>
    <w:rsid w:val="004C4918"/>
    <w:rsid w:val="004C4BDF"/>
    <w:rsid w:val="004C4E43"/>
    <w:rsid w:val="004C5550"/>
    <w:rsid w:val="004C5C3E"/>
    <w:rsid w:val="004C5E3B"/>
    <w:rsid w:val="004C6197"/>
    <w:rsid w:val="004C6323"/>
    <w:rsid w:val="004C6599"/>
    <w:rsid w:val="004C6AD7"/>
    <w:rsid w:val="004C7085"/>
    <w:rsid w:val="004C7532"/>
    <w:rsid w:val="004C7D1D"/>
    <w:rsid w:val="004C7D8D"/>
    <w:rsid w:val="004C7F0C"/>
    <w:rsid w:val="004D0342"/>
    <w:rsid w:val="004D034B"/>
    <w:rsid w:val="004D0BDF"/>
    <w:rsid w:val="004D0E3D"/>
    <w:rsid w:val="004D11AC"/>
    <w:rsid w:val="004D1E72"/>
    <w:rsid w:val="004D203C"/>
    <w:rsid w:val="004D2737"/>
    <w:rsid w:val="004D29F6"/>
    <w:rsid w:val="004D2A3A"/>
    <w:rsid w:val="004D2E3F"/>
    <w:rsid w:val="004D3052"/>
    <w:rsid w:val="004D32ED"/>
    <w:rsid w:val="004D337D"/>
    <w:rsid w:val="004D3723"/>
    <w:rsid w:val="004D385E"/>
    <w:rsid w:val="004D391B"/>
    <w:rsid w:val="004D440A"/>
    <w:rsid w:val="004D4414"/>
    <w:rsid w:val="004D4683"/>
    <w:rsid w:val="004D4AA6"/>
    <w:rsid w:val="004D4D3A"/>
    <w:rsid w:val="004D4EA9"/>
    <w:rsid w:val="004D559F"/>
    <w:rsid w:val="004D6999"/>
    <w:rsid w:val="004D6A33"/>
    <w:rsid w:val="004D6CFF"/>
    <w:rsid w:val="004D7230"/>
    <w:rsid w:val="004D7382"/>
    <w:rsid w:val="004D7594"/>
    <w:rsid w:val="004D7605"/>
    <w:rsid w:val="004D7972"/>
    <w:rsid w:val="004E058E"/>
    <w:rsid w:val="004E0604"/>
    <w:rsid w:val="004E065C"/>
    <w:rsid w:val="004E08D7"/>
    <w:rsid w:val="004E09F0"/>
    <w:rsid w:val="004E0C1F"/>
    <w:rsid w:val="004E0D78"/>
    <w:rsid w:val="004E1FA5"/>
    <w:rsid w:val="004E2087"/>
    <w:rsid w:val="004E212F"/>
    <w:rsid w:val="004E23DF"/>
    <w:rsid w:val="004E26D3"/>
    <w:rsid w:val="004E2AB0"/>
    <w:rsid w:val="004E2CFF"/>
    <w:rsid w:val="004E337A"/>
    <w:rsid w:val="004E33E3"/>
    <w:rsid w:val="004E369A"/>
    <w:rsid w:val="004E379E"/>
    <w:rsid w:val="004E3CEA"/>
    <w:rsid w:val="004E4198"/>
    <w:rsid w:val="004E4328"/>
    <w:rsid w:val="004E4871"/>
    <w:rsid w:val="004E4C4D"/>
    <w:rsid w:val="004E52CD"/>
    <w:rsid w:val="004E5709"/>
    <w:rsid w:val="004E5CD0"/>
    <w:rsid w:val="004E5CEA"/>
    <w:rsid w:val="004E5E7C"/>
    <w:rsid w:val="004E602C"/>
    <w:rsid w:val="004E6A06"/>
    <w:rsid w:val="004E6E08"/>
    <w:rsid w:val="004E72A2"/>
    <w:rsid w:val="004E7389"/>
    <w:rsid w:val="004E74A3"/>
    <w:rsid w:val="004E792E"/>
    <w:rsid w:val="004F0289"/>
    <w:rsid w:val="004F0331"/>
    <w:rsid w:val="004F04B2"/>
    <w:rsid w:val="004F0553"/>
    <w:rsid w:val="004F101C"/>
    <w:rsid w:val="004F12A6"/>
    <w:rsid w:val="004F1568"/>
    <w:rsid w:val="004F1593"/>
    <w:rsid w:val="004F18EB"/>
    <w:rsid w:val="004F1B1F"/>
    <w:rsid w:val="004F1D89"/>
    <w:rsid w:val="004F25E3"/>
    <w:rsid w:val="004F27E1"/>
    <w:rsid w:val="004F27F3"/>
    <w:rsid w:val="004F2CE5"/>
    <w:rsid w:val="004F2E9C"/>
    <w:rsid w:val="004F2F56"/>
    <w:rsid w:val="004F31FF"/>
    <w:rsid w:val="004F3260"/>
    <w:rsid w:val="004F3407"/>
    <w:rsid w:val="004F3CA1"/>
    <w:rsid w:val="004F44D3"/>
    <w:rsid w:val="004F4831"/>
    <w:rsid w:val="004F4B80"/>
    <w:rsid w:val="004F4D4C"/>
    <w:rsid w:val="004F576D"/>
    <w:rsid w:val="004F57ED"/>
    <w:rsid w:val="004F5BC4"/>
    <w:rsid w:val="004F5EA8"/>
    <w:rsid w:val="004F5F0C"/>
    <w:rsid w:val="004F614E"/>
    <w:rsid w:val="004F62B6"/>
    <w:rsid w:val="004F62DF"/>
    <w:rsid w:val="004F6DA6"/>
    <w:rsid w:val="004F70AB"/>
    <w:rsid w:val="004F72E4"/>
    <w:rsid w:val="004F75AA"/>
    <w:rsid w:val="004F7E03"/>
    <w:rsid w:val="005001A7"/>
    <w:rsid w:val="005001DF"/>
    <w:rsid w:val="00500364"/>
    <w:rsid w:val="00500704"/>
    <w:rsid w:val="005007DE"/>
    <w:rsid w:val="00500992"/>
    <w:rsid w:val="00500D84"/>
    <w:rsid w:val="00500FF9"/>
    <w:rsid w:val="0050145A"/>
    <w:rsid w:val="00501897"/>
    <w:rsid w:val="00501B63"/>
    <w:rsid w:val="005023E5"/>
    <w:rsid w:val="00502639"/>
    <w:rsid w:val="00502DFE"/>
    <w:rsid w:val="00502F98"/>
    <w:rsid w:val="00503419"/>
    <w:rsid w:val="00503916"/>
    <w:rsid w:val="00503E9E"/>
    <w:rsid w:val="005040F6"/>
    <w:rsid w:val="0050421A"/>
    <w:rsid w:val="0050429D"/>
    <w:rsid w:val="0050438E"/>
    <w:rsid w:val="00504481"/>
    <w:rsid w:val="00504EAA"/>
    <w:rsid w:val="00505276"/>
    <w:rsid w:val="005053FC"/>
    <w:rsid w:val="00505B12"/>
    <w:rsid w:val="00505C58"/>
    <w:rsid w:val="00505CA0"/>
    <w:rsid w:val="00505CF1"/>
    <w:rsid w:val="00505DEA"/>
    <w:rsid w:val="005061D1"/>
    <w:rsid w:val="005065AB"/>
    <w:rsid w:val="00507281"/>
    <w:rsid w:val="00507445"/>
    <w:rsid w:val="0050751D"/>
    <w:rsid w:val="00507D5D"/>
    <w:rsid w:val="00507FBA"/>
    <w:rsid w:val="00510A4B"/>
    <w:rsid w:val="00510B2A"/>
    <w:rsid w:val="0051123C"/>
    <w:rsid w:val="0051141D"/>
    <w:rsid w:val="005114AE"/>
    <w:rsid w:val="00511872"/>
    <w:rsid w:val="00511CCD"/>
    <w:rsid w:val="00511F73"/>
    <w:rsid w:val="005121E8"/>
    <w:rsid w:val="0051242E"/>
    <w:rsid w:val="00512549"/>
    <w:rsid w:val="0051269B"/>
    <w:rsid w:val="005126E1"/>
    <w:rsid w:val="0051274B"/>
    <w:rsid w:val="0051298F"/>
    <w:rsid w:val="00513174"/>
    <w:rsid w:val="0051343C"/>
    <w:rsid w:val="00513626"/>
    <w:rsid w:val="005138A0"/>
    <w:rsid w:val="00513955"/>
    <w:rsid w:val="00513A07"/>
    <w:rsid w:val="00513C18"/>
    <w:rsid w:val="00514047"/>
    <w:rsid w:val="005141F9"/>
    <w:rsid w:val="005145E4"/>
    <w:rsid w:val="00514617"/>
    <w:rsid w:val="00514A89"/>
    <w:rsid w:val="00514E53"/>
    <w:rsid w:val="00515124"/>
    <w:rsid w:val="00515193"/>
    <w:rsid w:val="00515244"/>
    <w:rsid w:val="005154E7"/>
    <w:rsid w:val="0051550F"/>
    <w:rsid w:val="00515600"/>
    <w:rsid w:val="005158AA"/>
    <w:rsid w:val="00515995"/>
    <w:rsid w:val="00515C11"/>
    <w:rsid w:val="00515D01"/>
    <w:rsid w:val="005160EC"/>
    <w:rsid w:val="005163C9"/>
    <w:rsid w:val="00516A9B"/>
    <w:rsid w:val="00516BDB"/>
    <w:rsid w:val="00516D76"/>
    <w:rsid w:val="005170E9"/>
    <w:rsid w:val="0051724F"/>
    <w:rsid w:val="00517284"/>
    <w:rsid w:val="005173AA"/>
    <w:rsid w:val="00517C6E"/>
    <w:rsid w:val="00520140"/>
    <w:rsid w:val="005209C1"/>
    <w:rsid w:val="00520A27"/>
    <w:rsid w:val="00520AA9"/>
    <w:rsid w:val="00521006"/>
    <w:rsid w:val="00521447"/>
    <w:rsid w:val="00521BBB"/>
    <w:rsid w:val="00521CE7"/>
    <w:rsid w:val="0052202F"/>
    <w:rsid w:val="0052217B"/>
    <w:rsid w:val="00522758"/>
    <w:rsid w:val="00522EF8"/>
    <w:rsid w:val="00522F40"/>
    <w:rsid w:val="00523492"/>
    <w:rsid w:val="00523C51"/>
    <w:rsid w:val="00523CFC"/>
    <w:rsid w:val="00524145"/>
    <w:rsid w:val="00524150"/>
    <w:rsid w:val="005241D4"/>
    <w:rsid w:val="00524987"/>
    <w:rsid w:val="005249E2"/>
    <w:rsid w:val="005253D1"/>
    <w:rsid w:val="005258F4"/>
    <w:rsid w:val="00526A5C"/>
    <w:rsid w:val="00526ACA"/>
    <w:rsid w:val="00526EA5"/>
    <w:rsid w:val="00527036"/>
    <w:rsid w:val="0052768E"/>
    <w:rsid w:val="0052793B"/>
    <w:rsid w:val="00527BC0"/>
    <w:rsid w:val="00527DF4"/>
    <w:rsid w:val="0053099B"/>
    <w:rsid w:val="00531028"/>
    <w:rsid w:val="0053129B"/>
    <w:rsid w:val="00532AB3"/>
    <w:rsid w:val="00533108"/>
    <w:rsid w:val="005331B9"/>
    <w:rsid w:val="00533AFC"/>
    <w:rsid w:val="00534CD6"/>
    <w:rsid w:val="005350E2"/>
    <w:rsid w:val="00535274"/>
    <w:rsid w:val="00535E0E"/>
    <w:rsid w:val="00536A1D"/>
    <w:rsid w:val="00536A9C"/>
    <w:rsid w:val="00536B1E"/>
    <w:rsid w:val="00536C73"/>
    <w:rsid w:val="00536D5F"/>
    <w:rsid w:val="00536F5F"/>
    <w:rsid w:val="00537135"/>
    <w:rsid w:val="00537190"/>
    <w:rsid w:val="00540297"/>
    <w:rsid w:val="005403E9"/>
    <w:rsid w:val="00540625"/>
    <w:rsid w:val="00540850"/>
    <w:rsid w:val="00540C2B"/>
    <w:rsid w:val="005411F5"/>
    <w:rsid w:val="0054135F"/>
    <w:rsid w:val="005413E9"/>
    <w:rsid w:val="0054168D"/>
    <w:rsid w:val="00541759"/>
    <w:rsid w:val="00542888"/>
    <w:rsid w:val="00542896"/>
    <w:rsid w:val="00542979"/>
    <w:rsid w:val="00542CC7"/>
    <w:rsid w:val="00542DA6"/>
    <w:rsid w:val="00542F82"/>
    <w:rsid w:val="005430BB"/>
    <w:rsid w:val="0054383D"/>
    <w:rsid w:val="00543C7F"/>
    <w:rsid w:val="005441D4"/>
    <w:rsid w:val="005447CE"/>
    <w:rsid w:val="005447E6"/>
    <w:rsid w:val="00544910"/>
    <w:rsid w:val="00545675"/>
    <w:rsid w:val="00545EBC"/>
    <w:rsid w:val="005460B3"/>
    <w:rsid w:val="0054688A"/>
    <w:rsid w:val="00546A97"/>
    <w:rsid w:val="005470E5"/>
    <w:rsid w:val="00547225"/>
    <w:rsid w:val="005472D9"/>
    <w:rsid w:val="005475CB"/>
    <w:rsid w:val="00547C68"/>
    <w:rsid w:val="0055008E"/>
    <w:rsid w:val="0055012B"/>
    <w:rsid w:val="0055036B"/>
    <w:rsid w:val="00550380"/>
    <w:rsid w:val="00551681"/>
    <w:rsid w:val="00551744"/>
    <w:rsid w:val="00552373"/>
    <w:rsid w:val="00552535"/>
    <w:rsid w:val="005525A6"/>
    <w:rsid w:val="005527F2"/>
    <w:rsid w:val="0055287D"/>
    <w:rsid w:val="00552989"/>
    <w:rsid w:val="00552ADA"/>
    <w:rsid w:val="00552B25"/>
    <w:rsid w:val="00552DDF"/>
    <w:rsid w:val="00552ED3"/>
    <w:rsid w:val="00553456"/>
    <w:rsid w:val="005539FC"/>
    <w:rsid w:val="00553FDA"/>
    <w:rsid w:val="005544A3"/>
    <w:rsid w:val="00554502"/>
    <w:rsid w:val="0055468D"/>
    <w:rsid w:val="00554695"/>
    <w:rsid w:val="00554B67"/>
    <w:rsid w:val="00555DF1"/>
    <w:rsid w:val="0055658C"/>
    <w:rsid w:val="00556B02"/>
    <w:rsid w:val="00556C9E"/>
    <w:rsid w:val="00556F6F"/>
    <w:rsid w:val="00556F88"/>
    <w:rsid w:val="005573A7"/>
    <w:rsid w:val="005603BA"/>
    <w:rsid w:val="005609D8"/>
    <w:rsid w:val="00560B3C"/>
    <w:rsid w:val="00560BD2"/>
    <w:rsid w:val="00560DE8"/>
    <w:rsid w:val="00561139"/>
    <w:rsid w:val="005613FF"/>
    <w:rsid w:val="00561C82"/>
    <w:rsid w:val="00561D50"/>
    <w:rsid w:val="0056269E"/>
    <w:rsid w:val="005626C5"/>
    <w:rsid w:val="005627FB"/>
    <w:rsid w:val="00562850"/>
    <w:rsid w:val="00562AA0"/>
    <w:rsid w:val="00562DC4"/>
    <w:rsid w:val="005630AF"/>
    <w:rsid w:val="00563771"/>
    <w:rsid w:val="00563DB6"/>
    <w:rsid w:val="00563FB3"/>
    <w:rsid w:val="00564125"/>
    <w:rsid w:val="00564177"/>
    <w:rsid w:val="005644B1"/>
    <w:rsid w:val="005644CA"/>
    <w:rsid w:val="005645DA"/>
    <w:rsid w:val="00564C3E"/>
    <w:rsid w:val="00564EB1"/>
    <w:rsid w:val="005655B1"/>
    <w:rsid w:val="005659DD"/>
    <w:rsid w:val="00566221"/>
    <w:rsid w:val="0056623A"/>
    <w:rsid w:val="005663FA"/>
    <w:rsid w:val="00566482"/>
    <w:rsid w:val="005667D5"/>
    <w:rsid w:val="005669B6"/>
    <w:rsid w:val="00566B5F"/>
    <w:rsid w:val="00567177"/>
    <w:rsid w:val="00567371"/>
    <w:rsid w:val="005674E8"/>
    <w:rsid w:val="00567881"/>
    <w:rsid w:val="00567960"/>
    <w:rsid w:val="00567989"/>
    <w:rsid w:val="00567CC4"/>
    <w:rsid w:val="00567E74"/>
    <w:rsid w:val="005707F2"/>
    <w:rsid w:val="00571015"/>
    <w:rsid w:val="00571A81"/>
    <w:rsid w:val="00571B04"/>
    <w:rsid w:val="00571BDD"/>
    <w:rsid w:val="00572147"/>
    <w:rsid w:val="00572204"/>
    <w:rsid w:val="0057238E"/>
    <w:rsid w:val="0057279B"/>
    <w:rsid w:val="005728FE"/>
    <w:rsid w:val="0057366A"/>
    <w:rsid w:val="00573BCB"/>
    <w:rsid w:val="00574611"/>
    <w:rsid w:val="005749D5"/>
    <w:rsid w:val="00574FD1"/>
    <w:rsid w:val="005755F2"/>
    <w:rsid w:val="005757D7"/>
    <w:rsid w:val="00575B2C"/>
    <w:rsid w:val="00575C91"/>
    <w:rsid w:val="00576020"/>
    <w:rsid w:val="00577030"/>
    <w:rsid w:val="005773C4"/>
    <w:rsid w:val="0057764F"/>
    <w:rsid w:val="00577C6B"/>
    <w:rsid w:val="00580062"/>
    <w:rsid w:val="00580A9B"/>
    <w:rsid w:val="00580E56"/>
    <w:rsid w:val="00581815"/>
    <w:rsid w:val="005821D0"/>
    <w:rsid w:val="005828F1"/>
    <w:rsid w:val="0058299B"/>
    <w:rsid w:val="00583226"/>
    <w:rsid w:val="00583432"/>
    <w:rsid w:val="00583461"/>
    <w:rsid w:val="00583815"/>
    <w:rsid w:val="0058381F"/>
    <w:rsid w:val="005839C7"/>
    <w:rsid w:val="005840C6"/>
    <w:rsid w:val="005840DA"/>
    <w:rsid w:val="00584365"/>
    <w:rsid w:val="0058485B"/>
    <w:rsid w:val="00584C2F"/>
    <w:rsid w:val="00584C86"/>
    <w:rsid w:val="00585120"/>
    <w:rsid w:val="0058583C"/>
    <w:rsid w:val="00585996"/>
    <w:rsid w:val="00585C60"/>
    <w:rsid w:val="005862CD"/>
    <w:rsid w:val="00586D71"/>
    <w:rsid w:val="00587039"/>
    <w:rsid w:val="00587059"/>
    <w:rsid w:val="005870DF"/>
    <w:rsid w:val="0058714D"/>
    <w:rsid w:val="00587205"/>
    <w:rsid w:val="0058763A"/>
    <w:rsid w:val="005877A6"/>
    <w:rsid w:val="0058787A"/>
    <w:rsid w:val="005879E8"/>
    <w:rsid w:val="00587C12"/>
    <w:rsid w:val="00587C40"/>
    <w:rsid w:val="00587D13"/>
    <w:rsid w:val="00587D77"/>
    <w:rsid w:val="00587E3E"/>
    <w:rsid w:val="00587EF7"/>
    <w:rsid w:val="00587F36"/>
    <w:rsid w:val="005901B8"/>
    <w:rsid w:val="005903BB"/>
    <w:rsid w:val="005907BC"/>
    <w:rsid w:val="005907CF"/>
    <w:rsid w:val="0059088C"/>
    <w:rsid w:val="00590A1E"/>
    <w:rsid w:val="005910C5"/>
    <w:rsid w:val="005913F2"/>
    <w:rsid w:val="00591A14"/>
    <w:rsid w:val="00591DC5"/>
    <w:rsid w:val="0059243D"/>
    <w:rsid w:val="005925C0"/>
    <w:rsid w:val="00592A00"/>
    <w:rsid w:val="00592DE6"/>
    <w:rsid w:val="00592EA8"/>
    <w:rsid w:val="0059348B"/>
    <w:rsid w:val="0059364E"/>
    <w:rsid w:val="00594460"/>
    <w:rsid w:val="00594504"/>
    <w:rsid w:val="0059461C"/>
    <w:rsid w:val="00594862"/>
    <w:rsid w:val="00594913"/>
    <w:rsid w:val="005951FB"/>
    <w:rsid w:val="00595241"/>
    <w:rsid w:val="00595D49"/>
    <w:rsid w:val="00595FF8"/>
    <w:rsid w:val="00596150"/>
    <w:rsid w:val="005962F5"/>
    <w:rsid w:val="005963BB"/>
    <w:rsid w:val="005968EC"/>
    <w:rsid w:val="00596D11"/>
    <w:rsid w:val="00596F8B"/>
    <w:rsid w:val="00597602"/>
    <w:rsid w:val="005977A1"/>
    <w:rsid w:val="00597964"/>
    <w:rsid w:val="00597DFA"/>
    <w:rsid w:val="00597F62"/>
    <w:rsid w:val="00597FA0"/>
    <w:rsid w:val="005A039A"/>
    <w:rsid w:val="005A09CF"/>
    <w:rsid w:val="005A1420"/>
    <w:rsid w:val="005A1442"/>
    <w:rsid w:val="005A17DC"/>
    <w:rsid w:val="005A191B"/>
    <w:rsid w:val="005A1F6F"/>
    <w:rsid w:val="005A26CC"/>
    <w:rsid w:val="005A316C"/>
    <w:rsid w:val="005A31E7"/>
    <w:rsid w:val="005A4030"/>
    <w:rsid w:val="005A4557"/>
    <w:rsid w:val="005A480D"/>
    <w:rsid w:val="005A49AF"/>
    <w:rsid w:val="005A49B5"/>
    <w:rsid w:val="005A4BE1"/>
    <w:rsid w:val="005A4DF0"/>
    <w:rsid w:val="005A53D9"/>
    <w:rsid w:val="005A540D"/>
    <w:rsid w:val="005A5FE0"/>
    <w:rsid w:val="005A63D4"/>
    <w:rsid w:val="005A6692"/>
    <w:rsid w:val="005A67FD"/>
    <w:rsid w:val="005A6840"/>
    <w:rsid w:val="005A6BF6"/>
    <w:rsid w:val="005A6DB8"/>
    <w:rsid w:val="005A7484"/>
    <w:rsid w:val="005A795E"/>
    <w:rsid w:val="005B028C"/>
    <w:rsid w:val="005B08C2"/>
    <w:rsid w:val="005B11A9"/>
    <w:rsid w:val="005B11F1"/>
    <w:rsid w:val="005B13B7"/>
    <w:rsid w:val="005B15A8"/>
    <w:rsid w:val="005B16F3"/>
    <w:rsid w:val="005B1F9B"/>
    <w:rsid w:val="005B1FB7"/>
    <w:rsid w:val="005B2082"/>
    <w:rsid w:val="005B2260"/>
    <w:rsid w:val="005B2943"/>
    <w:rsid w:val="005B2BEC"/>
    <w:rsid w:val="005B2C05"/>
    <w:rsid w:val="005B2C38"/>
    <w:rsid w:val="005B33A1"/>
    <w:rsid w:val="005B4306"/>
    <w:rsid w:val="005B4FC6"/>
    <w:rsid w:val="005B5144"/>
    <w:rsid w:val="005B53C6"/>
    <w:rsid w:val="005B59BE"/>
    <w:rsid w:val="005B5B12"/>
    <w:rsid w:val="005B5B85"/>
    <w:rsid w:val="005B5CD5"/>
    <w:rsid w:val="005B5E4F"/>
    <w:rsid w:val="005B679D"/>
    <w:rsid w:val="005B6A93"/>
    <w:rsid w:val="005B6C70"/>
    <w:rsid w:val="005B6E09"/>
    <w:rsid w:val="005B6E61"/>
    <w:rsid w:val="005B6EBE"/>
    <w:rsid w:val="005B75CF"/>
    <w:rsid w:val="005B7674"/>
    <w:rsid w:val="005B7AB9"/>
    <w:rsid w:val="005C0294"/>
    <w:rsid w:val="005C042D"/>
    <w:rsid w:val="005C0BA4"/>
    <w:rsid w:val="005C0BD7"/>
    <w:rsid w:val="005C0E06"/>
    <w:rsid w:val="005C10F9"/>
    <w:rsid w:val="005C1332"/>
    <w:rsid w:val="005C13F3"/>
    <w:rsid w:val="005C178F"/>
    <w:rsid w:val="005C1A42"/>
    <w:rsid w:val="005C269A"/>
    <w:rsid w:val="005C2843"/>
    <w:rsid w:val="005C2887"/>
    <w:rsid w:val="005C2995"/>
    <w:rsid w:val="005C3425"/>
    <w:rsid w:val="005C358C"/>
    <w:rsid w:val="005C37D0"/>
    <w:rsid w:val="005C3ED5"/>
    <w:rsid w:val="005C44BE"/>
    <w:rsid w:val="005C458A"/>
    <w:rsid w:val="005C45F7"/>
    <w:rsid w:val="005C461E"/>
    <w:rsid w:val="005C4B05"/>
    <w:rsid w:val="005C4D37"/>
    <w:rsid w:val="005C5218"/>
    <w:rsid w:val="005C57B3"/>
    <w:rsid w:val="005C5CE1"/>
    <w:rsid w:val="005C5D9A"/>
    <w:rsid w:val="005C6186"/>
    <w:rsid w:val="005C6315"/>
    <w:rsid w:val="005C6831"/>
    <w:rsid w:val="005C68DF"/>
    <w:rsid w:val="005C6CE8"/>
    <w:rsid w:val="005C6D55"/>
    <w:rsid w:val="005C7122"/>
    <w:rsid w:val="005C7698"/>
    <w:rsid w:val="005C76FC"/>
    <w:rsid w:val="005C78F6"/>
    <w:rsid w:val="005C7ECB"/>
    <w:rsid w:val="005D0139"/>
    <w:rsid w:val="005D0724"/>
    <w:rsid w:val="005D07E9"/>
    <w:rsid w:val="005D0FD4"/>
    <w:rsid w:val="005D0FD5"/>
    <w:rsid w:val="005D1049"/>
    <w:rsid w:val="005D138C"/>
    <w:rsid w:val="005D1748"/>
    <w:rsid w:val="005D18DF"/>
    <w:rsid w:val="005D1CB5"/>
    <w:rsid w:val="005D2237"/>
    <w:rsid w:val="005D224A"/>
    <w:rsid w:val="005D2312"/>
    <w:rsid w:val="005D24B5"/>
    <w:rsid w:val="005D2551"/>
    <w:rsid w:val="005D27B5"/>
    <w:rsid w:val="005D29A1"/>
    <w:rsid w:val="005D2A37"/>
    <w:rsid w:val="005D2A8D"/>
    <w:rsid w:val="005D2FAE"/>
    <w:rsid w:val="005D31A2"/>
    <w:rsid w:val="005D3C16"/>
    <w:rsid w:val="005D3F89"/>
    <w:rsid w:val="005D40AE"/>
    <w:rsid w:val="005D40EE"/>
    <w:rsid w:val="005D42A7"/>
    <w:rsid w:val="005D44FA"/>
    <w:rsid w:val="005D4803"/>
    <w:rsid w:val="005D4E04"/>
    <w:rsid w:val="005D4EAE"/>
    <w:rsid w:val="005D4EDE"/>
    <w:rsid w:val="005D527F"/>
    <w:rsid w:val="005D532A"/>
    <w:rsid w:val="005D54AF"/>
    <w:rsid w:val="005D5728"/>
    <w:rsid w:val="005D579D"/>
    <w:rsid w:val="005D57FB"/>
    <w:rsid w:val="005D59D9"/>
    <w:rsid w:val="005D5A66"/>
    <w:rsid w:val="005D5A7A"/>
    <w:rsid w:val="005D5D5A"/>
    <w:rsid w:val="005D6211"/>
    <w:rsid w:val="005D6234"/>
    <w:rsid w:val="005D67C1"/>
    <w:rsid w:val="005D6A1C"/>
    <w:rsid w:val="005D6A32"/>
    <w:rsid w:val="005D7099"/>
    <w:rsid w:val="005D71F0"/>
    <w:rsid w:val="005D7431"/>
    <w:rsid w:val="005D76DB"/>
    <w:rsid w:val="005D77F2"/>
    <w:rsid w:val="005D7F4F"/>
    <w:rsid w:val="005E034D"/>
    <w:rsid w:val="005E0388"/>
    <w:rsid w:val="005E04DC"/>
    <w:rsid w:val="005E088E"/>
    <w:rsid w:val="005E136F"/>
    <w:rsid w:val="005E1970"/>
    <w:rsid w:val="005E19AB"/>
    <w:rsid w:val="005E1A0E"/>
    <w:rsid w:val="005E1E42"/>
    <w:rsid w:val="005E256A"/>
    <w:rsid w:val="005E25DB"/>
    <w:rsid w:val="005E2CC3"/>
    <w:rsid w:val="005E36B5"/>
    <w:rsid w:val="005E3C06"/>
    <w:rsid w:val="005E3C6B"/>
    <w:rsid w:val="005E404E"/>
    <w:rsid w:val="005E41C8"/>
    <w:rsid w:val="005E45A0"/>
    <w:rsid w:val="005E4910"/>
    <w:rsid w:val="005E4B03"/>
    <w:rsid w:val="005E4C45"/>
    <w:rsid w:val="005E4EF2"/>
    <w:rsid w:val="005E4F3F"/>
    <w:rsid w:val="005E5460"/>
    <w:rsid w:val="005E5872"/>
    <w:rsid w:val="005E5B65"/>
    <w:rsid w:val="005E5D7B"/>
    <w:rsid w:val="005E62E8"/>
    <w:rsid w:val="005E6361"/>
    <w:rsid w:val="005E6625"/>
    <w:rsid w:val="005E668E"/>
    <w:rsid w:val="005E6E8C"/>
    <w:rsid w:val="005E6F55"/>
    <w:rsid w:val="005E72E2"/>
    <w:rsid w:val="005E7386"/>
    <w:rsid w:val="005E753F"/>
    <w:rsid w:val="005E75B3"/>
    <w:rsid w:val="005E7BF8"/>
    <w:rsid w:val="005E7C82"/>
    <w:rsid w:val="005F02F3"/>
    <w:rsid w:val="005F1175"/>
    <w:rsid w:val="005F1515"/>
    <w:rsid w:val="005F1993"/>
    <w:rsid w:val="005F19D7"/>
    <w:rsid w:val="005F1A09"/>
    <w:rsid w:val="005F1B3D"/>
    <w:rsid w:val="005F237D"/>
    <w:rsid w:val="005F2BD5"/>
    <w:rsid w:val="005F2EBD"/>
    <w:rsid w:val="005F2F13"/>
    <w:rsid w:val="005F3081"/>
    <w:rsid w:val="005F3160"/>
    <w:rsid w:val="005F3213"/>
    <w:rsid w:val="005F3396"/>
    <w:rsid w:val="005F35D1"/>
    <w:rsid w:val="005F3BFD"/>
    <w:rsid w:val="005F3C42"/>
    <w:rsid w:val="005F3CE7"/>
    <w:rsid w:val="005F4A19"/>
    <w:rsid w:val="005F4F56"/>
    <w:rsid w:val="005F59A6"/>
    <w:rsid w:val="005F5A91"/>
    <w:rsid w:val="005F5BBA"/>
    <w:rsid w:val="005F6380"/>
    <w:rsid w:val="005F63F2"/>
    <w:rsid w:val="005F6A2B"/>
    <w:rsid w:val="005F7945"/>
    <w:rsid w:val="0060001C"/>
    <w:rsid w:val="006002AA"/>
    <w:rsid w:val="006003F0"/>
    <w:rsid w:val="00600775"/>
    <w:rsid w:val="0060126F"/>
    <w:rsid w:val="0060157D"/>
    <w:rsid w:val="006018B4"/>
    <w:rsid w:val="00601B75"/>
    <w:rsid w:val="00601E8C"/>
    <w:rsid w:val="00602410"/>
    <w:rsid w:val="00602638"/>
    <w:rsid w:val="00602771"/>
    <w:rsid w:val="00602A76"/>
    <w:rsid w:val="00602BBF"/>
    <w:rsid w:val="00602E4A"/>
    <w:rsid w:val="00603DAA"/>
    <w:rsid w:val="00603E2B"/>
    <w:rsid w:val="00604194"/>
    <w:rsid w:val="006046FF"/>
    <w:rsid w:val="00604855"/>
    <w:rsid w:val="006048C3"/>
    <w:rsid w:val="00604AC4"/>
    <w:rsid w:val="0060523A"/>
    <w:rsid w:val="006052F6"/>
    <w:rsid w:val="0060567B"/>
    <w:rsid w:val="00605D29"/>
    <w:rsid w:val="00605E41"/>
    <w:rsid w:val="00605FAB"/>
    <w:rsid w:val="006060C6"/>
    <w:rsid w:val="00606509"/>
    <w:rsid w:val="00606615"/>
    <w:rsid w:val="00606723"/>
    <w:rsid w:val="00606831"/>
    <w:rsid w:val="00606834"/>
    <w:rsid w:val="00606AFA"/>
    <w:rsid w:val="00606B23"/>
    <w:rsid w:val="00606B33"/>
    <w:rsid w:val="00606FBF"/>
    <w:rsid w:val="006071B4"/>
    <w:rsid w:val="0060799A"/>
    <w:rsid w:val="00607AA1"/>
    <w:rsid w:val="00607EE5"/>
    <w:rsid w:val="0061019E"/>
    <w:rsid w:val="0061043F"/>
    <w:rsid w:val="006105F8"/>
    <w:rsid w:val="00610BC3"/>
    <w:rsid w:val="00610BDD"/>
    <w:rsid w:val="00610BFB"/>
    <w:rsid w:val="00610F26"/>
    <w:rsid w:val="00610F36"/>
    <w:rsid w:val="00610F9B"/>
    <w:rsid w:val="00611A45"/>
    <w:rsid w:val="0061210C"/>
    <w:rsid w:val="006124DB"/>
    <w:rsid w:val="006126D5"/>
    <w:rsid w:val="00612701"/>
    <w:rsid w:val="00612B69"/>
    <w:rsid w:val="00612E84"/>
    <w:rsid w:val="00613229"/>
    <w:rsid w:val="00613362"/>
    <w:rsid w:val="006139A7"/>
    <w:rsid w:val="00613CE1"/>
    <w:rsid w:val="00613CEF"/>
    <w:rsid w:val="00613F22"/>
    <w:rsid w:val="006141EE"/>
    <w:rsid w:val="00614215"/>
    <w:rsid w:val="006148CF"/>
    <w:rsid w:val="00614919"/>
    <w:rsid w:val="00614AAD"/>
    <w:rsid w:val="006154E0"/>
    <w:rsid w:val="00615579"/>
    <w:rsid w:val="00615DC5"/>
    <w:rsid w:val="00615E21"/>
    <w:rsid w:val="00615F30"/>
    <w:rsid w:val="0061646A"/>
    <w:rsid w:val="0061657C"/>
    <w:rsid w:val="0061689E"/>
    <w:rsid w:val="006170DE"/>
    <w:rsid w:val="006172FC"/>
    <w:rsid w:val="0061788B"/>
    <w:rsid w:val="00617EAF"/>
    <w:rsid w:val="00617F27"/>
    <w:rsid w:val="0062060B"/>
    <w:rsid w:val="0062168C"/>
    <w:rsid w:val="006216D8"/>
    <w:rsid w:val="0062284E"/>
    <w:rsid w:val="00622BB7"/>
    <w:rsid w:val="00622C60"/>
    <w:rsid w:val="00622DC3"/>
    <w:rsid w:val="00622DC8"/>
    <w:rsid w:val="00622F1A"/>
    <w:rsid w:val="006233F6"/>
    <w:rsid w:val="00623ED4"/>
    <w:rsid w:val="00624252"/>
    <w:rsid w:val="006243F2"/>
    <w:rsid w:val="00624514"/>
    <w:rsid w:val="0062457B"/>
    <w:rsid w:val="00624CA9"/>
    <w:rsid w:val="00624E47"/>
    <w:rsid w:val="00625102"/>
    <w:rsid w:val="0062582D"/>
    <w:rsid w:val="006258F1"/>
    <w:rsid w:val="00625AAB"/>
    <w:rsid w:val="00625CC1"/>
    <w:rsid w:val="0062600B"/>
    <w:rsid w:val="006261B9"/>
    <w:rsid w:val="006262BF"/>
    <w:rsid w:val="00626334"/>
    <w:rsid w:val="00626895"/>
    <w:rsid w:val="006269C9"/>
    <w:rsid w:val="00626ABD"/>
    <w:rsid w:val="00626F7E"/>
    <w:rsid w:val="0062705B"/>
    <w:rsid w:val="0062767B"/>
    <w:rsid w:val="006276E8"/>
    <w:rsid w:val="006276F6"/>
    <w:rsid w:val="006277C5"/>
    <w:rsid w:val="00627AA2"/>
    <w:rsid w:val="006305C0"/>
    <w:rsid w:val="00630847"/>
    <w:rsid w:val="00630886"/>
    <w:rsid w:val="00630945"/>
    <w:rsid w:val="00630B71"/>
    <w:rsid w:val="006313DF"/>
    <w:rsid w:val="00631592"/>
    <w:rsid w:val="006315F7"/>
    <w:rsid w:val="0063178D"/>
    <w:rsid w:val="00631D09"/>
    <w:rsid w:val="00632099"/>
    <w:rsid w:val="00632156"/>
    <w:rsid w:val="00632733"/>
    <w:rsid w:val="006327A3"/>
    <w:rsid w:val="006329FE"/>
    <w:rsid w:val="00632B2B"/>
    <w:rsid w:val="00632B8A"/>
    <w:rsid w:val="00632C17"/>
    <w:rsid w:val="00633162"/>
    <w:rsid w:val="00633F88"/>
    <w:rsid w:val="00634AE2"/>
    <w:rsid w:val="00634B62"/>
    <w:rsid w:val="00634F85"/>
    <w:rsid w:val="00635525"/>
    <w:rsid w:val="00635586"/>
    <w:rsid w:val="006359FF"/>
    <w:rsid w:val="00635CE7"/>
    <w:rsid w:val="00635D3F"/>
    <w:rsid w:val="00636047"/>
    <w:rsid w:val="00636486"/>
    <w:rsid w:val="00636546"/>
    <w:rsid w:val="0063656A"/>
    <w:rsid w:val="006368CF"/>
    <w:rsid w:val="00636AAB"/>
    <w:rsid w:val="00636BA3"/>
    <w:rsid w:val="00636BF3"/>
    <w:rsid w:val="00636C20"/>
    <w:rsid w:val="00636F1C"/>
    <w:rsid w:val="00637197"/>
    <w:rsid w:val="006371B6"/>
    <w:rsid w:val="00637449"/>
    <w:rsid w:val="00637659"/>
    <w:rsid w:val="00637687"/>
    <w:rsid w:val="006376B6"/>
    <w:rsid w:val="0063795E"/>
    <w:rsid w:val="00637DFC"/>
    <w:rsid w:val="00640409"/>
    <w:rsid w:val="0064050D"/>
    <w:rsid w:val="0064052E"/>
    <w:rsid w:val="0064078E"/>
    <w:rsid w:val="006408EC"/>
    <w:rsid w:val="00641393"/>
    <w:rsid w:val="00641611"/>
    <w:rsid w:val="0064188E"/>
    <w:rsid w:val="00641AE4"/>
    <w:rsid w:val="00641D31"/>
    <w:rsid w:val="006424F2"/>
    <w:rsid w:val="00642ADF"/>
    <w:rsid w:val="00642F3E"/>
    <w:rsid w:val="006430E3"/>
    <w:rsid w:val="006432AD"/>
    <w:rsid w:val="006432E4"/>
    <w:rsid w:val="0064354C"/>
    <w:rsid w:val="006436C7"/>
    <w:rsid w:val="00643844"/>
    <w:rsid w:val="00643C18"/>
    <w:rsid w:val="00643D15"/>
    <w:rsid w:val="00643E80"/>
    <w:rsid w:val="00644194"/>
    <w:rsid w:val="00644339"/>
    <w:rsid w:val="00644CF1"/>
    <w:rsid w:val="0064533B"/>
    <w:rsid w:val="00645549"/>
    <w:rsid w:val="00645819"/>
    <w:rsid w:val="00645BD4"/>
    <w:rsid w:val="00645DAD"/>
    <w:rsid w:val="00646149"/>
    <w:rsid w:val="00646264"/>
    <w:rsid w:val="0064642C"/>
    <w:rsid w:val="00646510"/>
    <w:rsid w:val="00646616"/>
    <w:rsid w:val="00646890"/>
    <w:rsid w:val="00646A65"/>
    <w:rsid w:val="00646E9A"/>
    <w:rsid w:val="0064704E"/>
    <w:rsid w:val="006471DA"/>
    <w:rsid w:val="006472EA"/>
    <w:rsid w:val="00647819"/>
    <w:rsid w:val="00647B49"/>
    <w:rsid w:val="00647BD5"/>
    <w:rsid w:val="00647F7F"/>
    <w:rsid w:val="00650688"/>
    <w:rsid w:val="00650AEF"/>
    <w:rsid w:val="00650C12"/>
    <w:rsid w:val="00650DE1"/>
    <w:rsid w:val="00651061"/>
    <w:rsid w:val="00651283"/>
    <w:rsid w:val="006512DA"/>
    <w:rsid w:val="0065146A"/>
    <w:rsid w:val="006515F9"/>
    <w:rsid w:val="006527A4"/>
    <w:rsid w:val="00652828"/>
    <w:rsid w:val="00652EE6"/>
    <w:rsid w:val="006531FA"/>
    <w:rsid w:val="006537AD"/>
    <w:rsid w:val="006539DE"/>
    <w:rsid w:val="00653D2C"/>
    <w:rsid w:val="0065435A"/>
    <w:rsid w:val="006547C2"/>
    <w:rsid w:val="0065484D"/>
    <w:rsid w:val="006549FF"/>
    <w:rsid w:val="00654C02"/>
    <w:rsid w:val="00654ED8"/>
    <w:rsid w:val="0065510F"/>
    <w:rsid w:val="00655132"/>
    <w:rsid w:val="00655480"/>
    <w:rsid w:val="00655574"/>
    <w:rsid w:val="006557BE"/>
    <w:rsid w:val="006559DB"/>
    <w:rsid w:val="00655B29"/>
    <w:rsid w:val="00655FC5"/>
    <w:rsid w:val="0065646F"/>
    <w:rsid w:val="006566EC"/>
    <w:rsid w:val="006568CB"/>
    <w:rsid w:val="006569D7"/>
    <w:rsid w:val="00656B8D"/>
    <w:rsid w:val="006570F1"/>
    <w:rsid w:val="0065728C"/>
    <w:rsid w:val="006579DA"/>
    <w:rsid w:val="00657A28"/>
    <w:rsid w:val="00657AFF"/>
    <w:rsid w:val="00657CCB"/>
    <w:rsid w:val="00657D5B"/>
    <w:rsid w:val="00657EFD"/>
    <w:rsid w:val="006603AC"/>
    <w:rsid w:val="0066151F"/>
    <w:rsid w:val="0066197D"/>
    <w:rsid w:val="00661D42"/>
    <w:rsid w:val="00661E82"/>
    <w:rsid w:val="0066222F"/>
    <w:rsid w:val="00662946"/>
    <w:rsid w:val="00662A21"/>
    <w:rsid w:val="0066337F"/>
    <w:rsid w:val="00663640"/>
    <w:rsid w:val="00663D49"/>
    <w:rsid w:val="0066414F"/>
    <w:rsid w:val="00664744"/>
    <w:rsid w:val="00664E4C"/>
    <w:rsid w:val="006650AC"/>
    <w:rsid w:val="00665161"/>
    <w:rsid w:val="006656B9"/>
    <w:rsid w:val="00665BCB"/>
    <w:rsid w:val="00665BE0"/>
    <w:rsid w:val="00665D50"/>
    <w:rsid w:val="00665ED2"/>
    <w:rsid w:val="00665F58"/>
    <w:rsid w:val="0066664B"/>
    <w:rsid w:val="006667F2"/>
    <w:rsid w:val="00667529"/>
    <w:rsid w:val="0066798C"/>
    <w:rsid w:val="006679B7"/>
    <w:rsid w:val="00667AC3"/>
    <w:rsid w:val="00667B61"/>
    <w:rsid w:val="00667B97"/>
    <w:rsid w:val="00667C57"/>
    <w:rsid w:val="00667FB9"/>
    <w:rsid w:val="006702CF"/>
    <w:rsid w:val="006703FB"/>
    <w:rsid w:val="00670488"/>
    <w:rsid w:val="0067053F"/>
    <w:rsid w:val="006709B2"/>
    <w:rsid w:val="00670BB0"/>
    <w:rsid w:val="0067132A"/>
    <w:rsid w:val="006713D1"/>
    <w:rsid w:val="00671505"/>
    <w:rsid w:val="006716F4"/>
    <w:rsid w:val="00671ACB"/>
    <w:rsid w:val="00671F64"/>
    <w:rsid w:val="00671FA2"/>
    <w:rsid w:val="00671FE2"/>
    <w:rsid w:val="0067212E"/>
    <w:rsid w:val="00672247"/>
    <w:rsid w:val="00672609"/>
    <w:rsid w:val="00672785"/>
    <w:rsid w:val="00672D4E"/>
    <w:rsid w:val="00672F31"/>
    <w:rsid w:val="00673D2C"/>
    <w:rsid w:val="006741F6"/>
    <w:rsid w:val="006743A4"/>
    <w:rsid w:val="00674578"/>
    <w:rsid w:val="00674AC5"/>
    <w:rsid w:val="00674B98"/>
    <w:rsid w:val="00674CB3"/>
    <w:rsid w:val="00674E74"/>
    <w:rsid w:val="00675242"/>
    <w:rsid w:val="00675EE0"/>
    <w:rsid w:val="00675FCC"/>
    <w:rsid w:val="00676057"/>
    <w:rsid w:val="006762E6"/>
    <w:rsid w:val="00676DEF"/>
    <w:rsid w:val="00676EBA"/>
    <w:rsid w:val="00677898"/>
    <w:rsid w:val="00677A26"/>
    <w:rsid w:val="00677A5B"/>
    <w:rsid w:val="00677AB2"/>
    <w:rsid w:val="00677D1A"/>
    <w:rsid w:val="00677E75"/>
    <w:rsid w:val="006802C2"/>
    <w:rsid w:val="00680475"/>
    <w:rsid w:val="0068090D"/>
    <w:rsid w:val="00680B6F"/>
    <w:rsid w:val="006811DD"/>
    <w:rsid w:val="006813B9"/>
    <w:rsid w:val="0068150B"/>
    <w:rsid w:val="00681753"/>
    <w:rsid w:val="00681815"/>
    <w:rsid w:val="0068187A"/>
    <w:rsid w:val="00681894"/>
    <w:rsid w:val="00681B37"/>
    <w:rsid w:val="00681CC2"/>
    <w:rsid w:val="00681E62"/>
    <w:rsid w:val="006829BD"/>
    <w:rsid w:val="00682B41"/>
    <w:rsid w:val="00682B8B"/>
    <w:rsid w:val="00683047"/>
    <w:rsid w:val="00683392"/>
    <w:rsid w:val="006834FD"/>
    <w:rsid w:val="00683637"/>
    <w:rsid w:val="0068364E"/>
    <w:rsid w:val="00683967"/>
    <w:rsid w:val="00683B80"/>
    <w:rsid w:val="00683D41"/>
    <w:rsid w:val="00683E92"/>
    <w:rsid w:val="00684018"/>
    <w:rsid w:val="00684133"/>
    <w:rsid w:val="006845D8"/>
    <w:rsid w:val="006846A6"/>
    <w:rsid w:val="006848B8"/>
    <w:rsid w:val="00685659"/>
    <w:rsid w:val="00685A32"/>
    <w:rsid w:val="00685F70"/>
    <w:rsid w:val="0068612D"/>
    <w:rsid w:val="0068627E"/>
    <w:rsid w:val="00686386"/>
    <w:rsid w:val="00687320"/>
    <w:rsid w:val="006873B4"/>
    <w:rsid w:val="006875C8"/>
    <w:rsid w:val="0068762D"/>
    <w:rsid w:val="006879F8"/>
    <w:rsid w:val="006900C7"/>
    <w:rsid w:val="0069061F"/>
    <w:rsid w:val="006906B8"/>
    <w:rsid w:val="006907F2"/>
    <w:rsid w:val="00690884"/>
    <w:rsid w:val="006908AF"/>
    <w:rsid w:val="00690BEE"/>
    <w:rsid w:val="00691057"/>
    <w:rsid w:val="00691E71"/>
    <w:rsid w:val="00691FA8"/>
    <w:rsid w:val="0069225A"/>
    <w:rsid w:val="0069246F"/>
    <w:rsid w:val="00692553"/>
    <w:rsid w:val="006926AF"/>
    <w:rsid w:val="006927D1"/>
    <w:rsid w:val="00692FC2"/>
    <w:rsid w:val="0069325D"/>
    <w:rsid w:val="0069328A"/>
    <w:rsid w:val="00693364"/>
    <w:rsid w:val="00693507"/>
    <w:rsid w:val="00693903"/>
    <w:rsid w:val="00693F35"/>
    <w:rsid w:val="006940F9"/>
    <w:rsid w:val="0069435B"/>
    <w:rsid w:val="00694648"/>
    <w:rsid w:val="006948A7"/>
    <w:rsid w:val="00694D3E"/>
    <w:rsid w:val="00695356"/>
    <w:rsid w:val="00695590"/>
    <w:rsid w:val="00695641"/>
    <w:rsid w:val="00695B02"/>
    <w:rsid w:val="00695CAD"/>
    <w:rsid w:val="00696050"/>
    <w:rsid w:val="00696784"/>
    <w:rsid w:val="00696A40"/>
    <w:rsid w:val="00696C01"/>
    <w:rsid w:val="00696EA8"/>
    <w:rsid w:val="006974DC"/>
    <w:rsid w:val="006977CC"/>
    <w:rsid w:val="00697D94"/>
    <w:rsid w:val="00697DA5"/>
    <w:rsid w:val="006A024D"/>
    <w:rsid w:val="006A0269"/>
    <w:rsid w:val="006A0426"/>
    <w:rsid w:val="006A047F"/>
    <w:rsid w:val="006A0595"/>
    <w:rsid w:val="006A05C1"/>
    <w:rsid w:val="006A06D4"/>
    <w:rsid w:val="006A083D"/>
    <w:rsid w:val="006A096C"/>
    <w:rsid w:val="006A0AA8"/>
    <w:rsid w:val="006A1250"/>
    <w:rsid w:val="006A13D2"/>
    <w:rsid w:val="006A1574"/>
    <w:rsid w:val="006A17EB"/>
    <w:rsid w:val="006A1C27"/>
    <w:rsid w:val="006A1FAA"/>
    <w:rsid w:val="006A2130"/>
    <w:rsid w:val="006A232B"/>
    <w:rsid w:val="006A24E6"/>
    <w:rsid w:val="006A3071"/>
    <w:rsid w:val="006A3480"/>
    <w:rsid w:val="006A3530"/>
    <w:rsid w:val="006A3A0F"/>
    <w:rsid w:val="006A3A4B"/>
    <w:rsid w:val="006A3B3A"/>
    <w:rsid w:val="006A40EA"/>
    <w:rsid w:val="006A44E3"/>
    <w:rsid w:val="006A4556"/>
    <w:rsid w:val="006A4857"/>
    <w:rsid w:val="006A5305"/>
    <w:rsid w:val="006A5B37"/>
    <w:rsid w:val="006A5C87"/>
    <w:rsid w:val="006A609C"/>
    <w:rsid w:val="006A66BC"/>
    <w:rsid w:val="006A6F37"/>
    <w:rsid w:val="006A76E1"/>
    <w:rsid w:val="006A7BE7"/>
    <w:rsid w:val="006A7EE8"/>
    <w:rsid w:val="006B0B71"/>
    <w:rsid w:val="006B0C19"/>
    <w:rsid w:val="006B0D0C"/>
    <w:rsid w:val="006B0DD2"/>
    <w:rsid w:val="006B2749"/>
    <w:rsid w:val="006B28AA"/>
    <w:rsid w:val="006B2F4C"/>
    <w:rsid w:val="006B35D1"/>
    <w:rsid w:val="006B3A4C"/>
    <w:rsid w:val="006B3A54"/>
    <w:rsid w:val="006B3B55"/>
    <w:rsid w:val="006B3DDB"/>
    <w:rsid w:val="006B4003"/>
    <w:rsid w:val="006B41D5"/>
    <w:rsid w:val="006B4A8C"/>
    <w:rsid w:val="006B4AA5"/>
    <w:rsid w:val="006B4BA2"/>
    <w:rsid w:val="006B4F77"/>
    <w:rsid w:val="006B53AE"/>
    <w:rsid w:val="006B56AD"/>
    <w:rsid w:val="006B56D4"/>
    <w:rsid w:val="006B5701"/>
    <w:rsid w:val="006B57D0"/>
    <w:rsid w:val="006B5A56"/>
    <w:rsid w:val="006B6A28"/>
    <w:rsid w:val="006B6CEB"/>
    <w:rsid w:val="006B6D72"/>
    <w:rsid w:val="006B75C2"/>
    <w:rsid w:val="006B762F"/>
    <w:rsid w:val="006B76D4"/>
    <w:rsid w:val="006B77E9"/>
    <w:rsid w:val="006B784A"/>
    <w:rsid w:val="006C02DD"/>
    <w:rsid w:val="006C03A6"/>
    <w:rsid w:val="006C0A75"/>
    <w:rsid w:val="006C0C17"/>
    <w:rsid w:val="006C1038"/>
    <w:rsid w:val="006C1074"/>
    <w:rsid w:val="006C11E8"/>
    <w:rsid w:val="006C1807"/>
    <w:rsid w:val="006C1CFC"/>
    <w:rsid w:val="006C1DBD"/>
    <w:rsid w:val="006C2688"/>
    <w:rsid w:val="006C2AE8"/>
    <w:rsid w:val="006C3298"/>
    <w:rsid w:val="006C3325"/>
    <w:rsid w:val="006C3827"/>
    <w:rsid w:val="006C3B16"/>
    <w:rsid w:val="006C3B23"/>
    <w:rsid w:val="006C3B37"/>
    <w:rsid w:val="006C3F05"/>
    <w:rsid w:val="006C4005"/>
    <w:rsid w:val="006C4CE2"/>
    <w:rsid w:val="006C4F5D"/>
    <w:rsid w:val="006C5126"/>
    <w:rsid w:val="006C5625"/>
    <w:rsid w:val="006C5709"/>
    <w:rsid w:val="006C5B51"/>
    <w:rsid w:val="006C5DFE"/>
    <w:rsid w:val="006C5F50"/>
    <w:rsid w:val="006C5FCF"/>
    <w:rsid w:val="006C6709"/>
    <w:rsid w:val="006C6D22"/>
    <w:rsid w:val="006C6D5E"/>
    <w:rsid w:val="006C6D8F"/>
    <w:rsid w:val="006C6E4D"/>
    <w:rsid w:val="006C7140"/>
    <w:rsid w:val="006C7182"/>
    <w:rsid w:val="006C73A9"/>
    <w:rsid w:val="006D00E1"/>
    <w:rsid w:val="006D00F0"/>
    <w:rsid w:val="006D05B0"/>
    <w:rsid w:val="006D0D4C"/>
    <w:rsid w:val="006D0DF3"/>
    <w:rsid w:val="006D117A"/>
    <w:rsid w:val="006D1295"/>
    <w:rsid w:val="006D173C"/>
    <w:rsid w:val="006D1EF3"/>
    <w:rsid w:val="006D2156"/>
    <w:rsid w:val="006D2305"/>
    <w:rsid w:val="006D2462"/>
    <w:rsid w:val="006D2599"/>
    <w:rsid w:val="006D25ED"/>
    <w:rsid w:val="006D278C"/>
    <w:rsid w:val="006D295D"/>
    <w:rsid w:val="006D2D1B"/>
    <w:rsid w:val="006D31FE"/>
    <w:rsid w:val="006D366A"/>
    <w:rsid w:val="006D3AC0"/>
    <w:rsid w:val="006D3EC3"/>
    <w:rsid w:val="006D41BD"/>
    <w:rsid w:val="006D42FD"/>
    <w:rsid w:val="006D45C7"/>
    <w:rsid w:val="006D4903"/>
    <w:rsid w:val="006D4CAD"/>
    <w:rsid w:val="006D5158"/>
    <w:rsid w:val="006D5670"/>
    <w:rsid w:val="006D58CE"/>
    <w:rsid w:val="006D5BDE"/>
    <w:rsid w:val="006D6835"/>
    <w:rsid w:val="006D6837"/>
    <w:rsid w:val="006D6982"/>
    <w:rsid w:val="006D6AA4"/>
    <w:rsid w:val="006D6B55"/>
    <w:rsid w:val="006D6C91"/>
    <w:rsid w:val="006D71E8"/>
    <w:rsid w:val="006D7200"/>
    <w:rsid w:val="006D72FA"/>
    <w:rsid w:val="006D7891"/>
    <w:rsid w:val="006D7B55"/>
    <w:rsid w:val="006D7EE1"/>
    <w:rsid w:val="006E0245"/>
    <w:rsid w:val="006E0361"/>
    <w:rsid w:val="006E03E8"/>
    <w:rsid w:val="006E0443"/>
    <w:rsid w:val="006E06AD"/>
    <w:rsid w:val="006E0A7B"/>
    <w:rsid w:val="006E0DEB"/>
    <w:rsid w:val="006E0E0C"/>
    <w:rsid w:val="006E1501"/>
    <w:rsid w:val="006E1A68"/>
    <w:rsid w:val="006E1D0A"/>
    <w:rsid w:val="006E238A"/>
    <w:rsid w:val="006E29B4"/>
    <w:rsid w:val="006E306E"/>
    <w:rsid w:val="006E3128"/>
    <w:rsid w:val="006E3203"/>
    <w:rsid w:val="006E34CD"/>
    <w:rsid w:val="006E3680"/>
    <w:rsid w:val="006E3F69"/>
    <w:rsid w:val="006E3FF4"/>
    <w:rsid w:val="006E4764"/>
    <w:rsid w:val="006E4AA5"/>
    <w:rsid w:val="006E4FC3"/>
    <w:rsid w:val="006E512B"/>
    <w:rsid w:val="006E5A20"/>
    <w:rsid w:val="006E5B83"/>
    <w:rsid w:val="006E649F"/>
    <w:rsid w:val="006E6795"/>
    <w:rsid w:val="006E72CB"/>
    <w:rsid w:val="006E74FA"/>
    <w:rsid w:val="006E755F"/>
    <w:rsid w:val="006E75A0"/>
    <w:rsid w:val="006E7893"/>
    <w:rsid w:val="006E7A41"/>
    <w:rsid w:val="006E7D78"/>
    <w:rsid w:val="006E7EBC"/>
    <w:rsid w:val="006F0149"/>
    <w:rsid w:val="006F0C39"/>
    <w:rsid w:val="006F1013"/>
    <w:rsid w:val="006F11CD"/>
    <w:rsid w:val="006F1248"/>
    <w:rsid w:val="006F130D"/>
    <w:rsid w:val="006F1791"/>
    <w:rsid w:val="006F1983"/>
    <w:rsid w:val="006F1AF6"/>
    <w:rsid w:val="006F1F41"/>
    <w:rsid w:val="006F2411"/>
    <w:rsid w:val="006F2476"/>
    <w:rsid w:val="006F2815"/>
    <w:rsid w:val="006F2836"/>
    <w:rsid w:val="006F2934"/>
    <w:rsid w:val="006F2AAA"/>
    <w:rsid w:val="006F2C08"/>
    <w:rsid w:val="006F3839"/>
    <w:rsid w:val="006F3B95"/>
    <w:rsid w:val="006F3BF3"/>
    <w:rsid w:val="006F413C"/>
    <w:rsid w:val="006F427C"/>
    <w:rsid w:val="006F43B0"/>
    <w:rsid w:val="006F43F0"/>
    <w:rsid w:val="006F4A82"/>
    <w:rsid w:val="006F4E87"/>
    <w:rsid w:val="006F4EB5"/>
    <w:rsid w:val="006F628C"/>
    <w:rsid w:val="006F6A4A"/>
    <w:rsid w:val="006F6E4B"/>
    <w:rsid w:val="006F70E2"/>
    <w:rsid w:val="006F7208"/>
    <w:rsid w:val="006F7271"/>
    <w:rsid w:val="006F7288"/>
    <w:rsid w:val="006F764A"/>
    <w:rsid w:val="006F7770"/>
    <w:rsid w:val="006F7DD1"/>
    <w:rsid w:val="006F7FBB"/>
    <w:rsid w:val="00700684"/>
    <w:rsid w:val="00700A02"/>
    <w:rsid w:val="00700C78"/>
    <w:rsid w:val="0070152C"/>
    <w:rsid w:val="007016C4"/>
    <w:rsid w:val="00701A5B"/>
    <w:rsid w:val="00702242"/>
    <w:rsid w:val="00702D92"/>
    <w:rsid w:val="00702E02"/>
    <w:rsid w:val="0070324E"/>
    <w:rsid w:val="00703DE7"/>
    <w:rsid w:val="00703F42"/>
    <w:rsid w:val="007046AA"/>
    <w:rsid w:val="007058C7"/>
    <w:rsid w:val="00705B56"/>
    <w:rsid w:val="00705E2B"/>
    <w:rsid w:val="007062ED"/>
    <w:rsid w:val="007063BE"/>
    <w:rsid w:val="007067CC"/>
    <w:rsid w:val="0070693D"/>
    <w:rsid w:val="00706C85"/>
    <w:rsid w:val="00707CE1"/>
    <w:rsid w:val="0071009D"/>
    <w:rsid w:val="0071030A"/>
    <w:rsid w:val="00710697"/>
    <w:rsid w:val="00710A11"/>
    <w:rsid w:val="00710B6B"/>
    <w:rsid w:val="00710F24"/>
    <w:rsid w:val="007111E5"/>
    <w:rsid w:val="0071160B"/>
    <w:rsid w:val="00711E5B"/>
    <w:rsid w:val="00711F25"/>
    <w:rsid w:val="00712653"/>
    <w:rsid w:val="00712654"/>
    <w:rsid w:val="007128B9"/>
    <w:rsid w:val="00712CA6"/>
    <w:rsid w:val="00712FC5"/>
    <w:rsid w:val="007130D0"/>
    <w:rsid w:val="007132E1"/>
    <w:rsid w:val="0071331F"/>
    <w:rsid w:val="00713AC1"/>
    <w:rsid w:val="00713E8C"/>
    <w:rsid w:val="00713F72"/>
    <w:rsid w:val="00714052"/>
    <w:rsid w:val="007145E9"/>
    <w:rsid w:val="00714801"/>
    <w:rsid w:val="00714C60"/>
    <w:rsid w:val="00714ECA"/>
    <w:rsid w:val="007155AB"/>
    <w:rsid w:val="007156FA"/>
    <w:rsid w:val="00715705"/>
    <w:rsid w:val="00715A7C"/>
    <w:rsid w:val="00716052"/>
    <w:rsid w:val="007160A6"/>
    <w:rsid w:val="00716A76"/>
    <w:rsid w:val="00716ACC"/>
    <w:rsid w:val="00716B95"/>
    <w:rsid w:val="0071714B"/>
    <w:rsid w:val="0071748B"/>
    <w:rsid w:val="00717AE9"/>
    <w:rsid w:val="00717B45"/>
    <w:rsid w:val="00717FA3"/>
    <w:rsid w:val="007201EE"/>
    <w:rsid w:val="00720506"/>
    <w:rsid w:val="00720508"/>
    <w:rsid w:val="00720736"/>
    <w:rsid w:val="0072084C"/>
    <w:rsid w:val="00720921"/>
    <w:rsid w:val="00720E5A"/>
    <w:rsid w:val="0072108D"/>
    <w:rsid w:val="007210A5"/>
    <w:rsid w:val="0072142D"/>
    <w:rsid w:val="00721AD1"/>
    <w:rsid w:val="0072245F"/>
    <w:rsid w:val="00722588"/>
    <w:rsid w:val="007226D8"/>
    <w:rsid w:val="007229A1"/>
    <w:rsid w:val="0072327F"/>
    <w:rsid w:val="0072395B"/>
    <w:rsid w:val="00724389"/>
    <w:rsid w:val="007243F1"/>
    <w:rsid w:val="007243F6"/>
    <w:rsid w:val="007245CA"/>
    <w:rsid w:val="0072468A"/>
    <w:rsid w:val="0072486E"/>
    <w:rsid w:val="00724982"/>
    <w:rsid w:val="00724C84"/>
    <w:rsid w:val="00724E4B"/>
    <w:rsid w:val="0072536D"/>
    <w:rsid w:val="00725BA3"/>
    <w:rsid w:val="00726325"/>
    <w:rsid w:val="00726509"/>
    <w:rsid w:val="007266B2"/>
    <w:rsid w:val="007267EA"/>
    <w:rsid w:val="00726E05"/>
    <w:rsid w:val="00727008"/>
    <w:rsid w:val="007272CB"/>
    <w:rsid w:val="00727476"/>
    <w:rsid w:val="007274F8"/>
    <w:rsid w:val="00727512"/>
    <w:rsid w:val="00727829"/>
    <w:rsid w:val="00727B50"/>
    <w:rsid w:val="00730498"/>
    <w:rsid w:val="00730728"/>
    <w:rsid w:val="00730C65"/>
    <w:rsid w:val="00730CBB"/>
    <w:rsid w:val="00730D32"/>
    <w:rsid w:val="007311C7"/>
    <w:rsid w:val="007313AB"/>
    <w:rsid w:val="00731A48"/>
    <w:rsid w:val="00731EB8"/>
    <w:rsid w:val="00732623"/>
    <w:rsid w:val="007326A3"/>
    <w:rsid w:val="00732912"/>
    <w:rsid w:val="00732980"/>
    <w:rsid w:val="00732AF4"/>
    <w:rsid w:val="00732B26"/>
    <w:rsid w:val="007334E7"/>
    <w:rsid w:val="007338C0"/>
    <w:rsid w:val="00733A61"/>
    <w:rsid w:val="00733EEF"/>
    <w:rsid w:val="0073453D"/>
    <w:rsid w:val="00734CF2"/>
    <w:rsid w:val="00734F9B"/>
    <w:rsid w:val="00734FE5"/>
    <w:rsid w:val="00734FF3"/>
    <w:rsid w:val="007353E4"/>
    <w:rsid w:val="007358D7"/>
    <w:rsid w:val="00735955"/>
    <w:rsid w:val="007360C1"/>
    <w:rsid w:val="0073649F"/>
    <w:rsid w:val="00736785"/>
    <w:rsid w:val="007368EC"/>
    <w:rsid w:val="00736A68"/>
    <w:rsid w:val="00736F93"/>
    <w:rsid w:val="00737175"/>
    <w:rsid w:val="007374D3"/>
    <w:rsid w:val="007376E9"/>
    <w:rsid w:val="00737D83"/>
    <w:rsid w:val="00740155"/>
    <w:rsid w:val="00740A97"/>
    <w:rsid w:val="00740B46"/>
    <w:rsid w:val="007413D2"/>
    <w:rsid w:val="0074148E"/>
    <w:rsid w:val="007415D0"/>
    <w:rsid w:val="007417D5"/>
    <w:rsid w:val="00741B2A"/>
    <w:rsid w:val="00741DC2"/>
    <w:rsid w:val="00741E13"/>
    <w:rsid w:val="00742472"/>
    <w:rsid w:val="00742861"/>
    <w:rsid w:val="00742BC4"/>
    <w:rsid w:val="00742D83"/>
    <w:rsid w:val="00742EC0"/>
    <w:rsid w:val="0074319F"/>
    <w:rsid w:val="007434F2"/>
    <w:rsid w:val="00743B21"/>
    <w:rsid w:val="00743B68"/>
    <w:rsid w:val="00743CFF"/>
    <w:rsid w:val="007440A8"/>
    <w:rsid w:val="0074481B"/>
    <w:rsid w:val="00744D95"/>
    <w:rsid w:val="00744E86"/>
    <w:rsid w:val="007451FC"/>
    <w:rsid w:val="007452A0"/>
    <w:rsid w:val="00745548"/>
    <w:rsid w:val="00745745"/>
    <w:rsid w:val="0074610B"/>
    <w:rsid w:val="00746B5F"/>
    <w:rsid w:val="00746F35"/>
    <w:rsid w:val="007474D3"/>
    <w:rsid w:val="00747F6D"/>
    <w:rsid w:val="007507D1"/>
    <w:rsid w:val="0075090C"/>
    <w:rsid w:val="00750943"/>
    <w:rsid w:val="00750945"/>
    <w:rsid w:val="00750B36"/>
    <w:rsid w:val="00750D33"/>
    <w:rsid w:val="00750F61"/>
    <w:rsid w:val="0075177A"/>
    <w:rsid w:val="00751F24"/>
    <w:rsid w:val="00752296"/>
    <w:rsid w:val="0075342D"/>
    <w:rsid w:val="0075386E"/>
    <w:rsid w:val="00753B3B"/>
    <w:rsid w:val="00754642"/>
    <w:rsid w:val="0075486A"/>
    <w:rsid w:val="00754B9B"/>
    <w:rsid w:val="0075511E"/>
    <w:rsid w:val="0075547E"/>
    <w:rsid w:val="007555C7"/>
    <w:rsid w:val="0075568D"/>
    <w:rsid w:val="00755C2D"/>
    <w:rsid w:val="00756299"/>
    <w:rsid w:val="00756D1E"/>
    <w:rsid w:val="00756FB1"/>
    <w:rsid w:val="00756FC9"/>
    <w:rsid w:val="007575C3"/>
    <w:rsid w:val="007603D2"/>
    <w:rsid w:val="007604B5"/>
    <w:rsid w:val="00760515"/>
    <w:rsid w:val="00760797"/>
    <w:rsid w:val="00760AA3"/>
    <w:rsid w:val="00761069"/>
    <w:rsid w:val="007610E8"/>
    <w:rsid w:val="0076142F"/>
    <w:rsid w:val="00761721"/>
    <w:rsid w:val="00761B13"/>
    <w:rsid w:val="00761C8C"/>
    <w:rsid w:val="00761E87"/>
    <w:rsid w:val="00761EB1"/>
    <w:rsid w:val="00761ECA"/>
    <w:rsid w:val="00764394"/>
    <w:rsid w:val="0076460A"/>
    <w:rsid w:val="00764B95"/>
    <w:rsid w:val="00764FC3"/>
    <w:rsid w:val="00765095"/>
    <w:rsid w:val="007651CB"/>
    <w:rsid w:val="0076573F"/>
    <w:rsid w:val="00765837"/>
    <w:rsid w:val="00765AF7"/>
    <w:rsid w:val="00765C36"/>
    <w:rsid w:val="00765C8E"/>
    <w:rsid w:val="00765DFC"/>
    <w:rsid w:val="0076614B"/>
    <w:rsid w:val="0076643A"/>
    <w:rsid w:val="007664FA"/>
    <w:rsid w:val="00766F45"/>
    <w:rsid w:val="00766FB8"/>
    <w:rsid w:val="00767164"/>
    <w:rsid w:val="00767187"/>
    <w:rsid w:val="007671DF"/>
    <w:rsid w:val="00767784"/>
    <w:rsid w:val="00767A94"/>
    <w:rsid w:val="00767AC9"/>
    <w:rsid w:val="007702F6"/>
    <w:rsid w:val="007706E0"/>
    <w:rsid w:val="00770FBF"/>
    <w:rsid w:val="00771610"/>
    <w:rsid w:val="00771C25"/>
    <w:rsid w:val="00771C6E"/>
    <w:rsid w:val="00771CBD"/>
    <w:rsid w:val="00771CE7"/>
    <w:rsid w:val="00771E69"/>
    <w:rsid w:val="0077216F"/>
    <w:rsid w:val="00772565"/>
    <w:rsid w:val="00772F1D"/>
    <w:rsid w:val="00772F29"/>
    <w:rsid w:val="00773222"/>
    <w:rsid w:val="00773413"/>
    <w:rsid w:val="00773A92"/>
    <w:rsid w:val="00773D08"/>
    <w:rsid w:val="00773F82"/>
    <w:rsid w:val="007742A7"/>
    <w:rsid w:val="00774308"/>
    <w:rsid w:val="007744AA"/>
    <w:rsid w:val="00774B26"/>
    <w:rsid w:val="00774B2B"/>
    <w:rsid w:val="00774E15"/>
    <w:rsid w:val="007753B1"/>
    <w:rsid w:val="00775C1E"/>
    <w:rsid w:val="00775DB5"/>
    <w:rsid w:val="007761F4"/>
    <w:rsid w:val="0077650C"/>
    <w:rsid w:val="007766CE"/>
    <w:rsid w:val="00776706"/>
    <w:rsid w:val="00776D9F"/>
    <w:rsid w:val="00776DFB"/>
    <w:rsid w:val="00776EF6"/>
    <w:rsid w:val="00776F0B"/>
    <w:rsid w:val="00777244"/>
    <w:rsid w:val="00777270"/>
    <w:rsid w:val="00777C43"/>
    <w:rsid w:val="00777DEF"/>
    <w:rsid w:val="007803C1"/>
    <w:rsid w:val="007808A2"/>
    <w:rsid w:val="00780A31"/>
    <w:rsid w:val="00780BD6"/>
    <w:rsid w:val="00780D55"/>
    <w:rsid w:val="007814EA"/>
    <w:rsid w:val="00781624"/>
    <w:rsid w:val="00781726"/>
    <w:rsid w:val="00781831"/>
    <w:rsid w:val="00781FCA"/>
    <w:rsid w:val="00782567"/>
    <w:rsid w:val="00782ADB"/>
    <w:rsid w:val="00782B1C"/>
    <w:rsid w:val="00782B5D"/>
    <w:rsid w:val="00782D29"/>
    <w:rsid w:val="00782E6D"/>
    <w:rsid w:val="00782F2F"/>
    <w:rsid w:val="0078309A"/>
    <w:rsid w:val="007830E9"/>
    <w:rsid w:val="007830EC"/>
    <w:rsid w:val="00783624"/>
    <w:rsid w:val="0078460D"/>
    <w:rsid w:val="00784737"/>
    <w:rsid w:val="00784D91"/>
    <w:rsid w:val="00784E83"/>
    <w:rsid w:val="00785579"/>
    <w:rsid w:val="00785646"/>
    <w:rsid w:val="00785720"/>
    <w:rsid w:val="00785D9E"/>
    <w:rsid w:val="00786135"/>
    <w:rsid w:val="007864FA"/>
    <w:rsid w:val="00786975"/>
    <w:rsid w:val="007869C9"/>
    <w:rsid w:val="00786A8B"/>
    <w:rsid w:val="00786D4F"/>
    <w:rsid w:val="007871EF"/>
    <w:rsid w:val="00787446"/>
    <w:rsid w:val="007875A2"/>
    <w:rsid w:val="00787F51"/>
    <w:rsid w:val="00790195"/>
    <w:rsid w:val="007904D1"/>
    <w:rsid w:val="007907B2"/>
    <w:rsid w:val="00790EB9"/>
    <w:rsid w:val="00790FF7"/>
    <w:rsid w:val="00791243"/>
    <w:rsid w:val="00791539"/>
    <w:rsid w:val="00791F02"/>
    <w:rsid w:val="0079231C"/>
    <w:rsid w:val="00792CA6"/>
    <w:rsid w:val="007930FC"/>
    <w:rsid w:val="00793141"/>
    <w:rsid w:val="00793166"/>
    <w:rsid w:val="0079349E"/>
    <w:rsid w:val="00793731"/>
    <w:rsid w:val="007937EA"/>
    <w:rsid w:val="00793882"/>
    <w:rsid w:val="00793A28"/>
    <w:rsid w:val="00793B6C"/>
    <w:rsid w:val="00793D89"/>
    <w:rsid w:val="0079418B"/>
    <w:rsid w:val="00794248"/>
    <w:rsid w:val="007943BC"/>
    <w:rsid w:val="00795173"/>
    <w:rsid w:val="00795EAD"/>
    <w:rsid w:val="00795EC8"/>
    <w:rsid w:val="007961BD"/>
    <w:rsid w:val="00796540"/>
    <w:rsid w:val="00796A3B"/>
    <w:rsid w:val="007971AF"/>
    <w:rsid w:val="007972E2"/>
    <w:rsid w:val="00797385"/>
    <w:rsid w:val="007973EF"/>
    <w:rsid w:val="007976FB"/>
    <w:rsid w:val="0079773D"/>
    <w:rsid w:val="007977EC"/>
    <w:rsid w:val="007A02AC"/>
    <w:rsid w:val="007A0397"/>
    <w:rsid w:val="007A047B"/>
    <w:rsid w:val="007A04F6"/>
    <w:rsid w:val="007A05A4"/>
    <w:rsid w:val="007A09A5"/>
    <w:rsid w:val="007A0DD9"/>
    <w:rsid w:val="007A0E25"/>
    <w:rsid w:val="007A1029"/>
    <w:rsid w:val="007A1662"/>
    <w:rsid w:val="007A1AD7"/>
    <w:rsid w:val="007A26E2"/>
    <w:rsid w:val="007A2AED"/>
    <w:rsid w:val="007A31B2"/>
    <w:rsid w:val="007A379D"/>
    <w:rsid w:val="007A3C08"/>
    <w:rsid w:val="007A3CFD"/>
    <w:rsid w:val="007A4145"/>
    <w:rsid w:val="007A4683"/>
    <w:rsid w:val="007A46CD"/>
    <w:rsid w:val="007A4942"/>
    <w:rsid w:val="007A5A6C"/>
    <w:rsid w:val="007A6197"/>
    <w:rsid w:val="007A6567"/>
    <w:rsid w:val="007A65A4"/>
    <w:rsid w:val="007A67CA"/>
    <w:rsid w:val="007A6930"/>
    <w:rsid w:val="007A6D39"/>
    <w:rsid w:val="007A6DD3"/>
    <w:rsid w:val="007A713A"/>
    <w:rsid w:val="007A74C8"/>
    <w:rsid w:val="007A7580"/>
    <w:rsid w:val="007B00A2"/>
    <w:rsid w:val="007B00C8"/>
    <w:rsid w:val="007B0153"/>
    <w:rsid w:val="007B0255"/>
    <w:rsid w:val="007B07EF"/>
    <w:rsid w:val="007B0B74"/>
    <w:rsid w:val="007B0BA2"/>
    <w:rsid w:val="007B0C59"/>
    <w:rsid w:val="007B0EC5"/>
    <w:rsid w:val="007B150C"/>
    <w:rsid w:val="007B1F79"/>
    <w:rsid w:val="007B209F"/>
    <w:rsid w:val="007B2257"/>
    <w:rsid w:val="007B242A"/>
    <w:rsid w:val="007B26CA"/>
    <w:rsid w:val="007B2DC3"/>
    <w:rsid w:val="007B2E28"/>
    <w:rsid w:val="007B309B"/>
    <w:rsid w:val="007B31A5"/>
    <w:rsid w:val="007B32BD"/>
    <w:rsid w:val="007B39E8"/>
    <w:rsid w:val="007B3DCC"/>
    <w:rsid w:val="007B4101"/>
    <w:rsid w:val="007B4318"/>
    <w:rsid w:val="007B4393"/>
    <w:rsid w:val="007B48FB"/>
    <w:rsid w:val="007B4B0D"/>
    <w:rsid w:val="007B4D18"/>
    <w:rsid w:val="007B538B"/>
    <w:rsid w:val="007B5591"/>
    <w:rsid w:val="007B55CF"/>
    <w:rsid w:val="007B55E2"/>
    <w:rsid w:val="007B5B06"/>
    <w:rsid w:val="007B5BC2"/>
    <w:rsid w:val="007B5D25"/>
    <w:rsid w:val="007B5DE9"/>
    <w:rsid w:val="007B61D7"/>
    <w:rsid w:val="007B61F1"/>
    <w:rsid w:val="007B6BD4"/>
    <w:rsid w:val="007B6E59"/>
    <w:rsid w:val="007B7563"/>
    <w:rsid w:val="007B7A04"/>
    <w:rsid w:val="007B7A15"/>
    <w:rsid w:val="007B7C94"/>
    <w:rsid w:val="007B7DE8"/>
    <w:rsid w:val="007C0245"/>
    <w:rsid w:val="007C0255"/>
    <w:rsid w:val="007C05E8"/>
    <w:rsid w:val="007C060F"/>
    <w:rsid w:val="007C0709"/>
    <w:rsid w:val="007C0AC0"/>
    <w:rsid w:val="007C0C69"/>
    <w:rsid w:val="007C0F23"/>
    <w:rsid w:val="007C0F2F"/>
    <w:rsid w:val="007C1013"/>
    <w:rsid w:val="007C1575"/>
    <w:rsid w:val="007C1609"/>
    <w:rsid w:val="007C164D"/>
    <w:rsid w:val="007C17ED"/>
    <w:rsid w:val="007C1C88"/>
    <w:rsid w:val="007C1CE9"/>
    <w:rsid w:val="007C1FF9"/>
    <w:rsid w:val="007C2140"/>
    <w:rsid w:val="007C2172"/>
    <w:rsid w:val="007C2336"/>
    <w:rsid w:val="007C27B7"/>
    <w:rsid w:val="007C2B4B"/>
    <w:rsid w:val="007C32C6"/>
    <w:rsid w:val="007C3327"/>
    <w:rsid w:val="007C36CF"/>
    <w:rsid w:val="007C3AD1"/>
    <w:rsid w:val="007C3D9A"/>
    <w:rsid w:val="007C3F4A"/>
    <w:rsid w:val="007C42D6"/>
    <w:rsid w:val="007C44E3"/>
    <w:rsid w:val="007C4535"/>
    <w:rsid w:val="007C4AA6"/>
    <w:rsid w:val="007C4F04"/>
    <w:rsid w:val="007C5035"/>
    <w:rsid w:val="007C5431"/>
    <w:rsid w:val="007C5560"/>
    <w:rsid w:val="007C56AE"/>
    <w:rsid w:val="007C5A23"/>
    <w:rsid w:val="007C6317"/>
    <w:rsid w:val="007C678F"/>
    <w:rsid w:val="007C6C0C"/>
    <w:rsid w:val="007C6D64"/>
    <w:rsid w:val="007C6E75"/>
    <w:rsid w:val="007C6F07"/>
    <w:rsid w:val="007C7014"/>
    <w:rsid w:val="007C7762"/>
    <w:rsid w:val="007C7809"/>
    <w:rsid w:val="007C7B72"/>
    <w:rsid w:val="007D0124"/>
    <w:rsid w:val="007D02E5"/>
    <w:rsid w:val="007D1274"/>
    <w:rsid w:val="007D15B6"/>
    <w:rsid w:val="007D1A4D"/>
    <w:rsid w:val="007D1E11"/>
    <w:rsid w:val="007D1EAD"/>
    <w:rsid w:val="007D1FCF"/>
    <w:rsid w:val="007D2023"/>
    <w:rsid w:val="007D242A"/>
    <w:rsid w:val="007D2768"/>
    <w:rsid w:val="007D32C9"/>
    <w:rsid w:val="007D37B2"/>
    <w:rsid w:val="007D429F"/>
    <w:rsid w:val="007D5320"/>
    <w:rsid w:val="007D53BF"/>
    <w:rsid w:val="007D5EB5"/>
    <w:rsid w:val="007D603C"/>
    <w:rsid w:val="007D632D"/>
    <w:rsid w:val="007D63C4"/>
    <w:rsid w:val="007D678D"/>
    <w:rsid w:val="007D682A"/>
    <w:rsid w:val="007D70FC"/>
    <w:rsid w:val="007D7570"/>
    <w:rsid w:val="007D76C1"/>
    <w:rsid w:val="007D771F"/>
    <w:rsid w:val="007D7735"/>
    <w:rsid w:val="007D77A4"/>
    <w:rsid w:val="007D79A6"/>
    <w:rsid w:val="007E02B0"/>
    <w:rsid w:val="007E0618"/>
    <w:rsid w:val="007E0A07"/>
    <w:rsid w:val="007E0ECF"/>
    <w:rsid w:val="007E0F31"/>
    <w:rsid w:val="007E0F80"/>
    <w:rsid w:val="007E11CD"/>
    <w:rsid w:val="007E11FE"/>
    <w:rsid w:val="007E1368"/>
    <w:rsid w:val="007E141B"/>
    <w:rsid w:val="007E1A4E"/>
    <w:rsid w:val="007E1B34"/>
    <w:rsid w:val="007E1BEC"/>
    <w:rsid w:val="007E1CA3"/>
    <w:rsid w:val="007E214F"/>
    <w:rsid w:val="007E27E5"/>
    <w:rsid w:val="007E28B7"/>
    <w:rsid w:val="007E2F0B"/>
    <w:rsid w:val="007E343A"/>
    <w:rsid w:val="007E36D6"/>
    <w:rsid w:val="007E3931"/>
    <w:rsid w:val="007E3AB0"/>
    <w:rsid w:val="007E3F3F"/>
    <w:rsid w:val="007E4985"/>
    <w:rsid w:val="007E4D43"/>
    <w:rsid w:val="007E4FD3"/>
    <w:rsid w:val="007E5047"/>
    <w:rsid w:val="007E5523"/>
    <w:rsid w:val="007E57A6"/>
    <w:rsid w:val="007E5805"/>
    <w:rsid w:val="007E5879"/>
    <w:rsid w:val="007E5894"/>
    <w:rsid w:val="007E5C00"/>
    <w:rsid w:val="007E6170"/>
    <w:rsid w:val="007E631A"/>
    <w:rsid w:val="007E651C"/>
    <w:rsid w:val="007E6972"/>
    <w:rsid w:val="007E6C22"/>
    <w:rsid w:val="007E6C2B"/>
    <w:rsid w:val="007E6C91"/>
    <w:rsid w:val="007E75F0"/>
    <w:rsid w:val="007E7613"/>
    <w:rsid w:val="007E76C0"/>
    <w:rsid w:val="007E7702"/>
    <w:rsid w:val="007E782B"/>
    <w:rsid w:val="007E7A01"/>
    <w:rsid w:val="007E7AC4"/>
    <w:rsid w:val="007E7E48"/>
    <w:rsid w:val="007F005A"/>
    <w:rsid w:val="007F00D9"/>
    <w:rsid w:val="007F0694"/>
    <w:rsid w:val="007F0BB6"/>
    <w:rsid w:val="007F0C72"/>
    <w:rsid w:val="007F0C84"/>
    <w:rsid w:val="007F14F5"/>
    <w:rsid w:val="007F1728"/>
    <w:rsid w:val="007F1790"/>
    <w:rsid w:val="007F1CD3"/>
    <w:rsid w:val="007F1FC7"/>
    <w:rsid w:val="007F2691"/>
    <w:rsid w:val="007F270C"/>
    <w:rsid w:val="007F2B4E"/>
    <w:rsid w:val="007F3369"/>
    <w:rsid w:val="007F3663"/>
    <w:rsid w:val="007F382C"/>
    <w:rsid w:val="007F3A36"/>
    <w:rsid w:val="007F41C9"/>
    <w:rsid w:val="007F4301"/>
    <w:rsid w:val="007F4726"/>
    <w:rsid w:val="007F481D"/>
    <w:rsid w:val="007F4C44"/>
    <w:rsid w:val="007F4D97"/>
    <w:rsid w:val="007F4E72"/>
    <w:rsid w:val="007F5491"/>
    <w:rsid w:val="007F5994"/>
    <w:rsid w:val="007F74F0"/>
    <w:rsid w:val="007F754E"/>
    <w:rsid w:val="007F75F2"/>
    <w:rsid w:val="007F7675"/>
    <w:rsid w:val="007F77DE"/>
    <w:rsid w:val="007F7D81"/>
    <w:rsid w:val="007F7F7A"/>
    <w:rsid w:val="00800586"/>
    <w:rsid w:val="008005EB"/>
    <w:rsid w:val="00800B98"/>
    <w:rsid w:val="00800EB8"/>
    <w:rsid w:val="00801121"/>
    <w:rsid w:val="008012BC"/>
    <w:rsid w:val="00801482"/>
    <w:rsid w:val="008014E7"/>
    <w:rsid w:val="0080174B"/>
    <w:rsid w:val="00801799"/>
    <w:rsid w:val="00801DE1"/>
    <w:rsid w:val="008020CA"/>
    <w:rsid w:val="0080251D"/>
    <w:rsid w:val="00802790"/>
    <w:rsid w:val="0080279B"/>
    <w:rsid w:val="00802AB7"/>
    <w:rsid w:val="00802C2A"/>
    <w:rsid w:val="0080355F"/>
    <w:rsid w:val="00803998"/>
    <w:rsid w:val="00803D07"/>
    <w:rsid w:val="0080428E"/>
    <w:rsid w:val="008042C4"/>
    <w:rsid w:val="00804472"/>
    <w:rsid w:val="0080458C"/>
    <w:rsid w:val="00805025"/>
    <w:rsid w:val="0080511A"/>
    <w:rsid w:val="0080534A"/>
    <w:rsid w:val="008056DA"/>
    <w:rsid w:val="00805F59"/>
    <w:rsid w:val="0080604C"/>
    <w:rsid w:val="00806385"/>
    <w:rsid w:val="008065D3"/>
    <w:rsid w:val="008065F1"/>
    <w:rsid w:val="008065FD"/>
    <w:rsid w:val="0080678A"/>
    <w:rsid w:val="0080697F"/>
    <w:rsid w:val="008071EE"/>
    <w:rsid w:val="008072B2"/>
    <w:rsid w:val="008072E0"/>
    <w:rsid w:val="00807B71"/>
    <w:rsid w:val="00807E67"/>
    <w:rsid w:val="008100AC"/>
    <w:rsid w:val="008103AA"/>
    <w:rsid w:val="00810664"/>
    <w:rsid w:val="008108BA"/>
    <w:rsid w:val="008108EB"/>
    <w:rsid w:val="00810B0D"/>
    <w:rsid w:val="00810EEE"/>
    <w:rsid w:val="008111B4"/>
    <w:rsid w:val="0081156A"/>
    <w:rsid w:val="00811654"/>
    <w:rsid w:val="0081195D"/>
    <w:rsid w:val="008119A6"/>
    <w:rsid w:val="00811B5F"/>
    <w:rsid w:val="0081235A"/>
    <w:rsid w:val="00812526"/>
    <w:rsid w:val="008135BF"/>
    <w:rsid w:val="0081376C"/>
    <w:rsid w:val="00813CFA"/>
    <w:rsid w:val="0081420F"/>
    <w:rsid w:val="008143E3"/>
    <w:rsid w:val="00814830"/>
    <w:rsid w:val="00814E2F"/>
    <w:rsid w:val="00814E94"/>
    <w:rsid w:val="0081511B"/>
    <w:rsid w:val="008152AF"/>
    <w:rsid w:val="008153D6"/>
    <w:rsid w:val="00815D0B"/>
    <w:rsid w:val="00815D40"/>
    <w:rsid w:val="00815EF9"/>
    <w:rsid w:val="0081616C"/>
    <w:rsid w:val="0081631D"/>
    <w:rsid w:val="00816C07"/>
    <w:rsid w:val="00816FA2"/>
    <w:rsid w:val="0081710C"/>
    <w:rsid w:val="0081712A"/>
    <w:rsid w:val="00817ADA"/>
    <w:rsid w:val="008200A4"/>
    <w:rsid w:val="00820174"/>
    <w:rsid w:val="0082033D"/>
    <w:rsid w:val="00820439"/>
    <w:rsid w:val="008205B5"/>
    <w:rsid w:val="00820B64"/>
    <w:rsid w:val="00820D36"/>
    <w:rsid w:val="00820F56"/>
    <w:rsid w:val="0082110B"/>
    <w:rsid w:val="00821C40"/>
    <w:rsid w:val="00821FB3"/>
    <w:rsid w:val="0082245F"/>
    <w:rsid w:val="008225C7"/>
    <w:rsid w:val="00822BD8"/>
    <w:rsid w:val="00822D3C"/>
    <w:rsid w:val="00822DEF"/>
    <w:rsid w:val="00822F2B"/>
    <w:rsid w:val="0082354F"/>
    <w:rsid w:val="0082366B"/>
    <w:rsid w:val="00823B2F"/>
    <w:rsid w:val="00823E01"/>
    <w:rsid w:val="00824438"/>
    <w:rsid w:val="0082493D"/>
    <w:rsid w:val="00824B8D"/>
    <w:rsid w:val="00824BA1"/>
    <w:rsid w:val="00824EAB"/>
    <w:rsid w:val="008261F7"/>
    <w:rsid w:val="00826337"/>
    <w:rsid w:val="00826493"/>
    <w:rsid w:val="00826D36"/>
    <w:rsid w:val="00826E6E"/>
    <w:rsid w:val="008271C6"/>
    <w:rsid w:val="008273BC"/>
    <w:rsid w:val="00827518"/>
    <w:rsid w:val="00827671"/>
    <w:rsid w:val="00827FC0"/>
    <w:rsid w:val="008301FD"/>
    <w:rsid w:val="008302F4"/>
    <w:rsid w:val="0083085D"/>
    <w:rsid w:val="00830A1A"/>
    <w:rsid w:val="00830B2C"/>
    <w:rsid w:val="00831165"/>
    <w:rsid w:val="0083146F"/>
    <w:rsid w:val="008315AE"/>
    <w:rsid w:val="008315E3"/>
    <w:rsid w:val="0083184F"/>
    <w:rsid w:val="00832064"/>
    <w:rsid w:val="0083208C"/>
    <w:rsid w:val="008325A3"/>
    <w:rsid w:val="00832D98"/>
    <w:rsid w:val="00832FBA"/>
    <w:rsid w:val="008332B7"/>
    <w:rsid w:val="00833B79"/>
    <w:rsid w:val="00834178"/>
    <w:rsid w:val="008342B4"/>
    <w:rsid w:val="00834641"/>
    <w:rsid w:val="00834701"/>
    <w:rsid w:val="008349EE"/>
    <w:rsid w:val="008350EB"/>
    <w:rsid w:val="00835858"/>
    <w:rsid w:val="0083586D"/>
    <w:rsid w:val="00836387"/>
    <w:rsid w:val="0083668A"/>
    <w:rsid w:val="008366A1"/>
    <w:rsid w:val="00836784"/>
    <w:rsid w:val="0083714D"/>
    <w:rsid w:val="008371EB"/>
    <w:rsid w:val="008374A5"/>
    <w:rsid w:val="008379A3"/>
    <w:rsid w:val="00837BD6"/>
    <w:rsid w:val="00837CF1"/>
    <w:rsid w:val="00837D25"/>
    <w:rsid w:val="00837F4D"/>
    <w:rsid w:val="00840358"/>
    <w:rsid w:val="00840912"/>
    <w:rsid w:val="00840F5D"/>
    <w:rsid w:val="008415E4"/>
    <w:rsid w:val="0084181A"/>
    <w:rsid w:val="00842241"/>
    <w:rsid w:val="008426F7"/>
    <w:rsid w:val="00842B30"/>
    <w:rsid w:val="00843235"/>
    <w:rsid w:val="0084331C"/>
    <w:rsid w:val="008433B1"/>
    <w:rsid w:val="008433FC"/>
    <w:rsid w:val="008435DB"/>
    <w:rsid w:val="008437FE"/>
    <w:rsid w:val="008438E6"/>
    <w:rsid w:val="00843968"/>
    <w:rsid w:val="008439AF"/>
    <w:rsid w:val="00843E49"/>
    <w:rsid w:val="00843E76"/>
    <w:rsid w:val="00843ED2"/>
    <w:rsid w:val="00843F24"/>
    <w:rsid w:val="0084404C"/>
    <w:rsid w:val="008442BE"/>
    <w:rsid w:val="00844569"/>
    <w:rsid w:val="008446CB"/>
    <w:rsid w:val="00844CB9"/>
    <w:rsid w:val="00844CF5"/>
    <w:rsid w:val="00844F00"/>
    <w:rsid w:val="00844FF6"/>
    <w:rsid w:val="008450FB"/>
    <w:rsid w:val="00845228"/>
    <w:rsid w:val="0084532F"/>
    <w:rsid w:val="0084543B"/>
    <w:rsid w:val="008458AC"/>
    <w:rsid w:val="008459E3"/>
    <w:rsid w:val="00845FB9"/>
    <w:rsid w:val="00846FB4"/>
    <w:rsid w:val="0084718D"/>
    <w:rsid w:val="00847523"/>
    <w:rsid w:val="00847EA0"/>
    <w:rsid w:val="008502DE"/>
    <w:rsid w:val="0085062D"/>
    <w:rsid w:val="008515B9"/>
    <w:rsid w:val="00851A3C"/>
    <w:rsid w:val="00851E89"/>
    <w:rsid w:val="00851EE2"/>
    <w:rsid w:val="00851F88"/>
    <w:rsid w:val="00852A70"/>
    <w:rsid w:val="00852FC1"/>
    <w:rsid w:val="00853268"/>
    <w:rsid w:val="00853502"/>
    <w:rsid w:val="0085370D"/>
    <w:rsid w:val="00853AB1"/>
    <w:rsid w:val="00853B69"/>
    <w:rsid w:val="00853C4D"/>
    <w:rsid w:val="00853CB0"/>
    <w:rsid w:val="00854138"/>
    <w:rsid w:val="00854254"/>
    <w:rsid w:val="008548AE"/>
    <w:rsid w:val="00854CE0"/>
    <w:rsid w:val="00854F0B"/>
    <w:rsid w:val="008551EB"/>
    <w:rsid w:val="00855490"/>
    <w:rsid w:val="008558B3"/>
    <w:rsid w:val="00855CC4"/>
    <w:rsid w:val="00855E2E"/>
    <w:rsid w:val="00856166"/>
    <w:rsid w:val="008564A6"/>
    <w:rsid w:val="00856983"/>
    <w:rsid w:val="008569AB"/>
    <w:rsid w:val="00856ECB"/>
    <w:rsid w:val="0085757F"/>
    <w:rsid w:val="00857814"/>
    <w:rsid w:val="00860BAA"/>
    <w:rsid w:val="00860F20"/>
    <w:rsid w:val="00861448"/>
    <w:rsid w:val="00861465"/>
    <w:rsid w:val="008615A2"/>
    <w:rsid w:val="00861C74"/>
    <w:rsid w:val="008621E2"/>
    <w:rsid w:val="008623B4"/>
    <w:rsid w:val="00862418"/>
    <w:rsid w:val="008627B6"/>
    <w:rsid w:val="008629BF"/>
    <w:rsid w:val="00862A93"/>
    <w:rsid w:val="00862B83"/>
    <w:rsid w:val="00862BEE"/>
    <w:rsid w:val="00862F04"/>
    <w:rsid w:val="0086308F"/>
    <w:rsid w:val="008635AA"/>
    <w:rsid w:val="00863605"/>
    <w:rsid w:val="00863650"/>
    <w:rsid w:val="0086399D"/>
    <w:rsid w:val="00864025"/>
    <w:rsid w:val="00864068"/>
    <w:rsid w:val="0086443C"/>
    <w:rsid w:val="00864843"/>
    <w:rsid w:val="00864919"/>
    <w:rsid w:val="0086530C"/>
    <w:rsid w:val="00865510"/>
    <w:rsid w:val="008658BD"/>
    <w:rsid w:val="00865A5D"/>
    <w:rsid w:val="00865F65"/>
    <w:rsid w:val="00866169"/>
    <w:rsid w:val="00866442"/>
    <w:rsid w:val="008667E4"/>
    <w:rsid w:val="00866D02"/>
    <w:rsid w:val="00867AF4"/>
    <w:rsid w:val="00867D75"/>
    <w:rsid w:val="008706FD"/>
    <w:rsid w:val="0087071B"/>
    <w:rsid w:val="0087087C"/>
    <w:rsid w:val="008708C6"/>
    <w:rsid w:val="00870B21"/>
    <w:rsid w:val="00871198"/>
    <w:rsid w:val="00871720"/>
    <w:rsid w:val="00871846"/>
    <w:rsid w:val="00871EC8"/>
    <w:rsid w:val="0087246B"/>
    <w:rsid w:val="00872825"/>
    <w:rsid w:val="0087384E"/>
    <w:rsid w:val="00873B2E"/>
    <w:rsid w:val="00873DEB"/>
    <w:rsid w:val="00873E72"/>
    <w:rsid w:val="00873EFE"/>
    <w:rsid w:val="00874104"/>
    <w:rsid w:val="008744CE"/>
    <w:rsid w:val="00874527"/>
    <w:rsid w:val="008749C8"/>
    <w:rsid w:val="008750A9"/>
    <w:rsid w:val="00875F10"/>
    <w:rsid w:val="008764BE"/>
    <w:rsid w:val="0087669C"/>
    <w:rsid w:val="008768FD"/>
    <w:rsid w:val="0087736E"/>
    <w:rsid w:val="008773E3"/>
    <w:rsid w:val="0087787C"/>
    <w:rsid w:val="00877916"/>
    <w:rsid w:val="008779C0"/>
    <w:rsid w:val="00877E82"/>
    <w:rsid w:val="00877F68"/>
    <w:rsid w:val="00881E6B"/>
    <w:rsid w:val="0088211E"/>
    <w:rsid w:val="00882997"/>
    <w:rsid w:val="00883416"/>
    <w:rsid w:val="008836C6"/>
    <w:rsid w:val="008839DF"/>
    <w:rsid w:val="00883A7F"/>
    <w:rsid w:val="0088438A"/>
    <w:rsid w:val="00884B62"/>
    <w:rsid w:val="008851F1"/>
    <w:rsid w:val="00885432"/>
    <w:rsid w:val="00885D23"/>
    <w:rsid w:val="00886564"/>
    <w:rsid w:val="008868CB"/>
    <w:rsid w:val="00886B0E"/>
    <w:rsid w:val="00886E98"/>
    <w:rsid w:val="00887106"/>
    <w:rsid w:val="00887CFA"/>
    <w:rsid w:val="0089005A"/>
    <w:rsid w:val="00890342"/>
    <w:rsid w:val="008908B8"/>
    <w:rsid w:val="00890994"/>
    <w:rsid w:val="00890B57"/>
    <w:rsid w:val="00890CF8"/>
    <w:rsid w:val="00890F30"/>
    <w:rsid w:val="00890F83"/>
    <w:rsid w:val="0089102C"/>
    <w:rsid w:val="008918D6"/>
    <w:rsid w:val="00891B17"/>
    <w:rsid w:val="00891B35"/>
    <w:rsid w:val="00892032"/>
    <w:rsid w:val="00892562"/>
    <w:rsid w:val="008925CA"/>
    <w:rsid w:val="008926E6"/>
    <w:rsid w:val="0089286A"/>
    <w:rsid w:val="00892995"/>
    <w:rsid w:val="00892EE6"/>
    <w:rsid w:val="00892F3C"/>
    <w:rsid w:val="0089400F"/>
    <w:rsid w:val="008945DE"/>
    <w:rsid w:val="00894885"/>
    <w:rsid w:val="00894DF0"/>
    <w:rsid w:val="00894E02"/>
    <w:rsid w:val="008950CC"/>
    <w:rsid w:val="0089528A"/>
    <w:rsid w:val="00895496"/>
    <w:rsid w:val="008956C3"/>
    <w:rsid w:val="00895AE2"/>
    <w:rsid w:val="00896882"/>
    <w:rsid w:val="0089703B"/>
    <w:rsid w:val="0089715A"/>
    <w:rsid w:val="0089769D"/>
    <w:rsid w:val="00897967"/>
    <w:rsid w:val="00897B28"/>
    <w:rsid w:val="00897D60"/>
    <w:rsid w:val="00897E48"/>
    <w:rsid w:val="008A01B4"/>
    <w:rsid w:val="008A059F"/>
    <w:rsid w:val="008A0962"/>
    <w:rsid w:val="008A0ADE"/>
    <w:rsid w:val="008A0E48"/>
    <w:rsid w:val="008A0FF1"/>
    <w:rsid w:val="008A125D"/>
    <w:rsid w:val="008A16E9"/>
    <w:rsid w:val="008A17D8"/>
    <w:rsid w:val="008A1A4E"/>
    <w:rsid w:val="008A204D"/>
    <w:rsid w:val="008A2670"/>
    <w:rsid w:val="008A2789"/>
    <w:rsid w:val="008A2799"/>
    <w:rsid w:val="008A2B88"/>
    <w:rsid w:val="008A2D83"/>
    <w:rsid w:val="008A2EDE"/>
    <w:rsid w:val="008A30D2"/>
    <w:rsid w:val="008A32F0"/>
    <w:rsid w:val="008A3362"/>
    <w:rsid w:val="008A3699"/>
    <w:rsid w:val="008A3709"/>
    <w:rsid w:val="008A3C7D"/>
    <w:rsid w:val="008A3D9B"/>
    <w:rsid w:val="008A3E88"/>
    <w:rsid w:val="008A4346"/>
    <w:rsid w:val="008A4610"/>
    <w:rsid w:val="008A4737"/>
    <w:rsid w:val="008A497F"/>
    <w:rsid w:val="008A5450"/>
    <w:rsid w:val="008A557A"/>
    <w:rsid w:val="008A5630"/>
    <w:rsid w:val="008A569A"/>
    <w:rsid w:val="008A56EB"/>
    <w:rsid w:val="008A60B1"/>
    <w:rsid w:val="008A627E"/>
    <w:rsid w:val="008A6642"/>
    <w:rsid w:val="008A6764"/>
    <w:rsid w:val="008A6967"/>
    <w:rsid w:val="008A6968"/>
    <w:rsid w:val="008A6E80"/>
    <w:rsid w:val="008A7B5E"/>
    <w:rsid w:val="008A7B6D"/>
    <w:rsid w:val="008A7C5F"/>
    <w:rsid w:val="008A7FC5"/>
    <w:rsid w:val="008B01B4"/>
    <w:rsid w:val="008B02CE"/>
    <w:rsid w:val="008B071A"/>
    <w:rsid w:val="008B07FF"/>
    <w:rsid w:val="008B0D66"/>
    <w:rsid w:val="008B13B3"/>
    <w:rsid w:val="008B1ACD"/>
    <w:rsid w:val="008B2276"/>
    <w:rsid w:val="008B2329"/>
    <w:rsid w:val="008B23A3"/>
    <w:rsid w:val="008B2505"/>
    <w:rsid w:val="008B2F3D"/>
    <w:rsid w:val="008B2FDC"/>
    <w:rsid w:val="008B3068"/>
    <w:rsid w:val="008B46AC"/>
    <w:rsid w:val="008B4846"/>
    <w:rsid w:val="008B484D"/>
    <w:rsid w:val="008B49BE"/>
    <w:rsid w:val="008B4AD7"/>
    <w:rsid w:val="008B4C71"/>
    <w:rsid w:val="008B50DC"/>
    <w:rsid w:val="008B529A"/>
    <w:rsid w:val="008B565C"/>
    <w:rsid w:val="008B5711"/>
    <w:rsid w:val="008B5813"/>
    <w:rsid w:val="008B5F29"/>
    <w:rsid w:val="008B6343"/>
    <w:rsid w:val="008B6467"/>
    <w:rsid w:val="008B693C"/>
    <w:rsid w:val="008B6BAE"/>
    <w:rsid w:val="008B6BFA"/>
    <w:rsid w:val="008B6FCA"/>
    <w:rsid w:val="008B7431"/>
    <w:rsid w:val="008B78DC"/>
    <w:rsid w:val="008B7C6E"/>
    <w:rsid w:val="008B7CC0"/>
    <w:rsid w:val="008B7F55"/>
    <w:rsid w:val="008C03AF"/>
    <w:rsid w:val="008C0762"/>
    <w:rsid w:val="008C08A4"/>
    <w:rsid w:val="008C095C"/>
    <w:rsid w:val="008C0AC3"/>
    <w:rsid w:val="008C0B5D"/>
    <w:rsid w:val="008C0CEE"/>
    <w:rsid w:val="008C0F14"/>
    <w:rsid w:val="008C13DF"/>
    <w:rsid w:val="008C1449"/>
    <w:rsid w:val="008C1506"/>
    <w:rsid w:val="008C1561"/>
    <w:rsid w:val="008C1685"/>
    <w:rsid w:val="008C17B6"/>
    <w:rsid w:val="008C18EB"/>
    <w:rsid w:val="008C19E5"/>
    <w:rsid w:val="008C1C0A"/>
    <w:rsid w:val="008C1DF6"/>
    <w:rsid w:val="008C27CD"/>
    <w:rsid w:val="008C2B77"/>
    <w:rsid w:val="008C2BDE"/>
    <w:rsid w:val="008C312E"/>
    <w:rsid w:val="008C3642"/>
    <w:rsid w:val="008C3745"/>
    <w:rsid w:val="008C3BDA"/>
    <w:rsid w:val="008C401B"/>
    <w:rsid w:val="008C40C8"/>
    <w:rsid w:val="008C4941"/>
    <w:rsid w:val="008C4DB7"/>
    <w:rsid w:val="008C51B4"/>
    <w:rsid w:val="008C5325"/>
    <w:rsid w:val="008C561C"/>
    <w:rsid w:val="008C5B87"/>
    <w:rsid w:val="008C5DE1"/>
    <w:rsid w:val="008C61CA"/>
    <w:rsid w:val="008C6370"/>
    <w:rsid w:val="008C63F4"/>
    <w:rsid w:val="008C6B38"/>
    <w:rsid w:val="008C6C44"/>
    <w:rsid w:val="008C6D36"/>
    <w:rsid w:val="008C6EF7"/>
    <w:rsid w:val="008C6F8A"/>
    <w:rsid w:val="008C7C55"/>
    <w:rsid w:val="008C7F0E"/>
    <w:rsid w:val="008D038D"/>
    <w:rsid w:val="008D0A51"/>
    <w:rsid w:val="008D0E87"/>
    <w:rsid w:val="008D10C6"/>
    <w:rsid w:val="008D10EB"/>
    <w:rsid w:val="008D1324"/>
    <w:rsid w:val="008D16A8"/>
    <w:rsid w:val="008D1A44"/>
    <w:rsid w:val="008D1BD2"/>
    <w:rsid w:val="008D1E4B"/>
    <w:rsid w:val="008D22FD"/>
    <w:rsid w:val="008D257E"/>
    <w:rsid w:val="008D2AE1"/>
    <w:rsid w:val="008D2D4B"/>
    <w:rsid w:val="008D30EC"/>
    <w:rsid w:val="008D35F6"/>
    <w:rsid w:val="008D38A6"/>
    <w:rsid w:val="008D39B7"/>
    <w:rsid w:val="008D3B42"/>
    <w:rsid w:val="008D3CCA"/>
    <w:rsid w:val="008D3F1A"/>
    <w:rsid w:val="008D415D"/>
    <w:rsid w:val="008D4257"/>
    <w:rsid w:val="008D4F42"/>
    <w:rsid w:val="008D531B"/>
    <w:rsid w:val="008D561C"/>
    <w:rsid w:val="008D5F54"/>
    <w:rsid w:val="008D6051"/>
    <w:rsid w:val="008D64FC"/>
    <w:rsid w:val="008D6C63"/>
    <w:rsid w:val="008D6DBC"/>
    <w:rsid w:val="008D6F0E"/>
    <w:rsid w:val="008D704B"/>
    <w:rsid w:val="008D7136"/>
    <w:rsid w:val="008D71B2"/>
    <w:rsid w:val="008D71C8"/>
    <w:rsid w:val="008D7382"/>
    <w:rsid w:val="008D7671"/>
    <w:rsid w:val="008E08EB"/>
    <w:rsid w:val="008E0904"/>
    <w:rsid w:val="008E0ADB"/>
    <w:rsid w:val="008E0F36"/>
    <w:rsid w:val="008E10EF"/>
    <w:rsid w:val="008E120C"/>
    <w:rsid w:val="008E14FE"/>
    <w:rsid w:val="008E1D0A"/>
    <w:rsid w:val="008E2245"/>
    <w:rsid w:val="008E2340"/>
    <w:rsid w:val="008E2720"/>
    <w:rsid w:val="008E2C62"/>
    <w:rsid w:val="008E3659"/>
    <w:rsid w:val="008E3A00"/>
    <w:rsid w:val="008E3A26"/>
    <w:rsid w:val="008E3C26"/>
    <w:rsid w:val="008E3E82"/>
    <w:rsid w:val="008E3F8B"/>
    <w:rsid w:val="008E4049"/>
    <w:rsid w:val="008E408C"/>
    <w:rsid w:val="008E439F"/>
    <w:rsid w:val="008E459E"/>
    <w:rsid w:val="008E49C2"/>
    <w:rsid w:val="008E4C57"/>
    <w:rsid w:val="008E59F7"/>
    <w:rsid w:val="008E5B66"/>
    <w:rsid w:val="008E5C47"/>
    <w:rsid w:val="008E5DD8"/>
    <w:rsid w:val="008E5E33"/>
    <w:rsid w:val="008E5F25"/>
    <w:rsid w:val="008E5F2B"/>
    <w:rsid w:val="008E62EB"/>
    <w:rsid w:val="008E663A"/>
    <w:rsid w:val="008E722A"/>
    <w:rsid w:val="008E7241"/>
    <w:rsid w:val="008E7BEC"/>
    <w:rsid w:val="008F0527"/>
    <w:rsid w:val="008F12F3"/>
    <w:rsid w:val="008F1C21"/>
    <w:rsid w:val="008F1C5D"/>
    <w:rsid w:val="008F319D"/>
    <w:rsid w:val="008F31E9"/>
    <w:rsid w:val="008F33F9"/>
    <w:rsid w:val="008F342B"/>
    <w:rsid w:val="008F3719"/>
    <w:rsid w:val="008F3B0E"/>
    <w:rsid w:val="008F3C7F"/>
    <w:rsid w:val="008F3CC7"/>
    <w:rsid w:val="008F4315"/>
    <w:rsid w:val="008F4767"/>
    <w:rsid w:val="008F4AEC"/>
    <w:rsid w:val="008F51C5"/>
    <w:rsid w:val="008F523C"/>
    <w:rsid w:val="008F54FD"/>
    <w:rsid w:val="008F55C4"/>
    <w:rsid w:val="008F571B"/>
    <w:rsid w:val="008F5D76"/>
    <w:rsid w:val="008F5EA3"/>
    <w:rsid w:val="008F5F0D"/>
    <w:rsid w:val="008F67AC"/>
    <w:rsid w:val="008F67C6"/>
    <w:rsid w:val="008F6815"/>
    <w:rsid w:val="008F6A15"/>
    <w:rsid w:val="008F7018"/>
    <w:rsid w:val="008F7067"/>
    <w:rsid w:val="008F75CD"/>
    <w:rsid w:val="008F781A"/>
    <w:rsid w:val="008F7876"/>
    <w:rsid w:val="008F78D0"/>
    <w:rsid w:val="008F7D87"/>
    <w:rsid w:val="009000BA"/>
    <w:rsid w:val="009002CB"/>
    <w:rsid w:val="00900A90"/>
    <w:rsid w:val="00900D7D"/>
    <w:rsid w:val="00900F49"/>
    <w:rsid w:val="00902801"/>
    <w:rsid w:val="009028B0"/>
    <w:rsid w:val="009029C9"/>
    <w:rsid w:val="00902B63"/>
    <w:rsid w:val="00902BEC"/>
    <w:rsid w:val="00902F02"/>
    <w:rsid w:val="00903338"/>
    <w:rsid w:val="00903548"/>
    <w:rsid w:val="0090391B"/>
    <w:rsid w:val="00903DDF"/>
    <w:rsid w:val="00903E3F"/>
    <w:rsid w:val="00904117"/>
    <w:rsid w:val="00904A22"/>
    <w:rsid w:val="00904D76"/>
    <w:rsid w:val="009059BD"/>
    <w:rsid w:val="00905CA2"/>
    <w:rsid w:val="0090639F"/>
    <w:rsid w:val="0090675E"/>
    <w:rsid w:val="00906797"/>
    <w:rsid w:val="00906A34"/>
    <w:rsid w:val="0090729C"/>
    <w:rsid w:val="009073A0"/>
    <w:rsid w:val="00907B8C"/>
    <w:rsid w:val="00907F53"/>
    <w:rsid w:val="00910325"/>
    <w:rsid w:val="00910775"/>
    <w:rsid w:val="00910F40"/>
    <w:rsid w:val="009110D4"/>
    <w:rsid w:val="00911217"/>
    <w:rsid w:val="00911959"/>
    <w:rsid w:val="00911D25"/>
    <w:rsid w:val="0091200D"/>
    <w:rsid w:val="00912150"/>
    <w:rsid w:val="0091218F"/>
    <w:rsid w:val="009121D5"/>
    <w:rsid w:val="009122A5"/>
    <w:rsid w:val="009123D1"/>
    <w:rsid w:val="00912842"/>
    <w:rsid w:val="00913111"/>
    <w:rsid w:val="00913591"/>
    <w:rsid w:val="00913FF7"/>
    <w:rsid w:val="0091460E"/>
    <w:rsid w:val="00914627"/>
    <w:rsid w:val="00914945"/>
    <w:rsid w:val="00915DA1"/>
    <w:rsid w:val="0091627A"/>
    <w:rsid w:val="00916503"/>
    <w:rsid w:val="00916D90"/>
    <w:rsid w:val="009170CE"/>
    <w:rsid w:val="009171AE"/>
    <w:rsid w:val="00917D7B"/>
    <w:rsid w:val="00917F74"/>
    <w:rsid w:val="00920143"/>
    <w:rsid w:val="00920CB8"/>
    <w:rsid w:val="0092190D"/>
    <w:rsid w:val="00921B58"/>
    <w:rsid w:val="009222CF"/>
    <w:rsid w:val="0092281A"/>
    <w:rsid w:val="009229F2"/>
    <w:rsid w:val="00922BC8"/>
    <w:rsid w:val="009233FC"/>
    <w:rsid w:val="009239EE"/>
    <w:rsid w:val="009244CB"/>
    <w:rsid w:val="009245DB"/>
    <w:rsid w:val="00924B32"/>
    <w:rsid w:val="00924C53"/>
    <w:rsid w:val="0092508F"/>
    <w:rsid w:val="00925705"/>
    <w:rsid w:val="00925A32"/>
    <w:rsid w:val="00925E1E"/>
    <w:rsid w:val="00925EB7"/>
    <w:rsid w:val="0092603D"/>
    <w:rsid w:val="009270BA"/>
    <w:rsid w:val="009276CC"/>
    <w:rsid w:val="00927D20"/>
    <w:rsid w:val="00930580"/>
    <w:rsid w:val="00930632"/>
    <w:rsid w:val="00930A98"/>
    <w:rsid w:val="00930BE9"/>
    <w:rsid w:val="00930CF0"/>
    <w:rsid w:val="00930E80"/>
    <w:rsid w:val="00930EAB"/>
    <w:rsid w:val="00931034"/>
    <w:rsid w:val="00931072"/>
    <w:rsid w:val="009315AF"/>
    <w:rsid w:val="00931F90"/>
    <w:rsid w:val="00932640"/>
    <w:rsid w:val="009329B4"/>
    <w:rsid w:val="00932A3A"/>
    <w:rsid w:val="00932B8C"/>
    <w:rsid w:val="009333F5"/>
    <w:rsid w:val="00933CB7"/>
    <w:rsid w:val="0093419A"/>
    <w:rsid w:val="009341A3"/>
    <w:rsid w:val="00934285"/>
    <w:rsid w:val="009345F6"/>
    <w:rsid w:val="00934DDE"/>
    <w:rsid w:val="00935AF8"/>
    <w:rsid w:val="00935C2F"/>
    <w:rsid w:val="00935F8D"/>
    <w:rsid w:val="00936516"/>
    <w:rsid w:val="00936AD1"/>
    <w:rsid w:val="00936C39"/>
    <w:rsid w:val="00936E4A"/>
    <w:rsid w:val="0093739B"/>
    <w:rsid w:val="0093777B"/>
    <w:rsid w:val="00937C09"/>
    <w:rsid w:val="00937D80"/>
    <w:rsid w:val="0094022C"/>
    <w:rsid w:val="0094044A"/>
    <w:rsid w:val="009407A9"/>
    <w:rsid w:val="00940841"/>
    <w:rsid w:val="00940A04"/>
    <w:rsid w:val="00940A2B"/>
    <w:rsid w:val="00941212"/>
    <w:rsid w:val="00941258"/>
    <w:rsid w:val="009412CE"/>
    <w:rsid w:val="009418F5"/>
    <w:rsid w:val="00941E4B"/>
    <w:rsid w:val="00941E8F"/>
    <w:rsid w:val="0094207E"/>
    <w:rsid w:val="00942367"/>
    <w:rsid w:val="009424D5"/>
    <w:rsid w:val="00942C61"/>
    <w:rsid w:val="00943723"/>
    <w:rsid w:val="009439BB"/>
    <w:rsid w:val="00943AFD"/>
    <w:rsid w:val="0094423D"/>
    <w:rsid w:val="00944265"/>
    <w:rsid w:val="00944683"/>
    <w:rsid w:val="00944B1B"/>
    <w:rsid w:val="00944BF6"/>
    <w:rsid w:val="0094510D"/>
    <w:rsid w:val="00945594"/>
    <w:rsid w:val="0094582D"/>
    <w:rsid w:val="0094595B"/>
    <w:rsid w:val="00945E04"/>
    <w:rsid w:val="00946198"/>
    <w:rsid w:val="00946992"/>
    <w:rsid w:val="00946DDA"/>
    <w:rsid w:val="00946FED"/>
    <w:rsid w:val="00947337"/>
    <w:rsid w:val="0094737A"/>
    <w:rsid w:val="00947B78"/>
    <w:rsid w:val="00947CAD"/>
    <w:rsid w:val="00947E69"/>
    <w:rsid w:val="00950346"/>
    <w:rsid w:val="00950CE4"/>
    <w:rsid w:val="00950D12"/>
    <w:rsid w:val="00950F02"/>
    <w:rsid w:val="0095114E"/>
    <w:rsid w:val="009513F7"/>
    <w:rsid w:val="00951868"/>
    <w:rsid w:val="00951C69"/>
    <w:rsid w:val="009522EC"/>
    <w:rsid w:val="009524EE"/>
    <w:rsid w:val="00952676"/>
    <w:rsid w:val="00952A02"/>
    <w:rsid w:val="0095359A"/>
    <w:rsid w:val="0095376C"/>
    <w:rsid w:val="00953B55"/>
    <w:rsid w:val="00953FC3"/>
    <w:rsid w:val="0095416C"/>
    <w:rsid w:val="00954294"/>
    <w:rsid w:val="00954916"/>
    <w:rsid w:val="009549CF"/>
    <w:rsid w:val="00954DB5"/>
    <w:rsid w:val="00955619"/>
    <w:rsid w:val="009558B5"/>
    <w:rsid w:val="00955C4F"/>
    <w:rsid w:val="00955E98"/>
    <w:rsid w:val="0095681A"/>
    <w:rsid w:val="00956B4A"/>
    <w:rsid w:val="00956B56"/>
    <w:rsid w:val="009578F4"/>
    <w:rsid w:val="00957E5B"/>
    <w:rsid w:val="00957ECE"/>
    <w:rsid w:val="00957F18"/>
    <w:rsid w:val="00957F54"/>
    <w:rsid w:val="00957F82"/>
    <w:rsid w:val="00960206"/>
    <w:rsid w:val="0096034D"/>
    <w:rsid w:val="00960472"/>
    <w:rsid w:val="0096054D"/>
    <w:rsid w:val="009607B6"/>
    <w:rsid w:val="00960C24"/>
    <w:rsid w:val="00961A2E"/>
    <w:rsid w:val="00962072"/>
    <w:rsid w:val="0096239B"/>
    <w:rsid w:val="00962635"/>
    <w:rsid w:val="009626E2"/>
    <w:rsid w:val="00962B01"/>
    <w:rsid w:val="00963139"/>
    <w:rsid w:val="009631B0"/>
    <w:rsid w:val="009632AD"/>
    <w:rsid w:val="00963322"/>
    <w:rsid w:val="009633B8"/>
    <w:rsid w:val="00963A60"/>
    <w:rsid w:val="00963FA6"/>
    <w:rsid w:val="0096444A"/>
    <w:rsid w:val="0096461D"/>
    <w:rsid w:val="0096490B"/>
    <w:rsid w:val="00964DA0"/>
    <w:rsid w:val="009654C2"/>
    <w:rsid w:val="00965612"/>
    <w:rsid w:val="009657B1"/>
    <w:rsid w:val="009657CE"/>
    <w:rsid w:val="00965A6E"/>
    <w:rsid w:val="00965E11"/>
    <w:rsid w:val="00966D46"/>
    <w:rsid w:val="00966E48"/>
    <w:rsid w:val="00967E13"/>
    <w:rsid w:val="009700CD"/>
    <w:rsid w:val="0097013A"/>
    <w:rsid w:val="009701D3"/>
    <w:rsid w:val="00970455"/>
    <w:rsid w:val="009705F5"/>
    <w:rsid w:val="00970729"/>
    <w:rsid w:val="00970763"/>
    <w:rsid w:val="00971113"/>
    <w:rsid w:val="009713E9"/>
    <w:rsid w:val="0097166E"/>
    <w:rsid w:val="00971689"/>
    <w:rsid w:val="009721B6"/>
    <w:rsid w:val="00972458"/>
    <w:rsid w:val="009726C1"/>
    <w:rsid w:val="00972B36"/>
    <w:rsid w:val="00972DD5"/>
    <w:rsid w:val="00972E50"/>
    <w:rsid w:val="00973880"/>
    <w:rsid w:val="00973BB0"/>
    <w:rsid w:val="00973EC2"/>
    <w:rsid w:val="009744E3"/>
    <w:rsid w:val="009748A2"/>
    <w:rsid w:val="00974A09"/>
    <w:rsid w:val="00974A2A"/>
    <w:rsid w:val="00974C32"/>
    <w:rsid w:val="00974F95"/>
    <w:rsid w:val="0097547F"/>
    <w:rsid w:val="0097553B"/>
    <w:rsid w:val="009759A5"/>
    <w:rsid w:val="00975CAC"/>
    <w:rsid w:val="0097662D"/>
    <w:rsid w:val="0097674F"/>
    <w:rsid w:val="009767AA"/>
    <w:rsid w:val="00976A3E"/>
    <w:rsid w:val="00976D22"/>
    <w:rsid w:val="00976D7A"/>
    <w:rsid w:val="00976D99"/>
    <w:rsid w:val="00976FE2"/>
    <w:rsid w:val="0097716D"/>
    <w:rsid w:val="009775E1"/>
    <w:rsid w:val="009776F0"/>
    <w:rsid w:val="00980231"/>
    <w:rsid w:val="00980E84"/>
    <w:rsid w:val="00981004"/>
    <w:rsid w:val="00981314"/>
    <w:rsid w:val="00982536"/>
    <w:rsid w:val="00983315"/>
    <w:rsid w:val="00983721"/>
    <w:rsid w:val="0098375F"/>
    <w:rsid w:val="009838E4"/>
    <w:rsid w:val="0098395A"/>
    <w:rsid w:val="009839EF"/>
    <w:rsid w:val="00983C06"/>
    <w:rsid w:val="00983C87"/>
    <w:rsid w:val="00983CC6"/>
    <w:rsid w:val="00983D5C"/>
    <w:rsid w:val="009840D9"/>
    <w:rsid w:val="00984136"/>
    <w:rsid w:val="009841E1"/>
    <w:rsid w:val="009847F3"/>
    <w:rsid w:val="00984916"/>
    <w:rsid w:val="00984C03"/>
    <w:rsid w:val="00984C8A"/>
    <w:rsid w:val="0098519F"/>
    <w:rsid w:val="00985663"/>
    <w:rsid w:val="00985863"/>
    <w:rsid w:val="00985957"/>
    <w:rsid w:val="00985B3A"/>
    <w:rsid w:val="00985C11"/>
    <w:rsid w:val="00986268"/>
    <w:rsid w:val="009864F1"/>
    <w:rsid w:val="0098669E"/>
    <w:rsid w:val="00986939"/>
    <w:rsid w:val="00986999"/>
    <w:rsid w:val="00986C98"/>
    <w:rsid w:val="00986D22"/>
    <w:rsid w:val="00986DA2"/>
    <w:rsid w:val="009874ED"/>
    <w:rsid w:val="009875BB"/>
    <w:rsid w:val="009900F8"/>
    <w:rsid w:val="00990433"/>
    <w:rsid w:val="00990700"/>
    <w:rsid w:val="00990772"/>
    <w:rsid w:val="00990850"/>
    <w:rsid w:val="00990986"/>
    <w:rsid w:val="00990BA3"/>
    <w:rsid w:val="0099114A"/>
    <w:rsid w:val="00991291"/>
    <w:rsid w:val="00991910"/>
    <w:rsid w:val="00991B87"/>
    <w:rsid w:val="00991C0F"/>
    <w:rsid w:val="0099257D"/>
    <w:rsid w:val="00992CE4"/>
    <w:rsid w:val="00992EF4"/>
    <w:rsid w:val="009931A4"/>
    <w:rsid w:val="009933C0"/>
    <w:rsid w:val="0099359C"/>
    <w:rsid w:val="00993801"/>
    <w:rsid w:val="00993D93"/>
    <w:rsid w:val="00993EA5"/>
    <w:rsid w:val="00993F14"/>
    <w:rsid w:val="0099554A"/>
    <w:rsid w:val="009957BB"/>
    <w:rsid w:val="00995DF7"/>
    <w:rsid w:val="00996603"/>
    <w:rsid w:val="00996A19"/>
    <w:rsid w:val="0099736C"/>
    <w:rsid w:val="0099765F"/>
    <w:rsid w:val="009978D3"/>
    <w:rsid w:val="00997B06"/>
    <w:rsid w:val="00997CAF"/>
    <w:rsid w:val="00997CF8"/>
    <w:rsid w:val="00997DAC"/>
    <w:rsid w:val="009A00CA"/>
    <w:rsid w:val="009A02D4"/>
    <w:rsid w:val="009A043E"/>
    <w:rsid w:val="009A0A66"/>
    <w:rsid w:val="009A0BCE"/>
    <w:rsid w:val="009A0BDA"/>
    <w:rsid w:val="009A1367"/>
    <w:rsid w:val="009A1DA6"/>
    <w:rsid w:val="009A1FA3"/>
    <w:rsid w:val="009A2523"/>
    <w:rsid w:val="009A2B80"/>
    <w:rsid w:val="009A2E14"/>
    <w:rsid w:val="009A3495"/>
    <w:rsid w:val="009A3C6D"/>
    <w:rsid w:val="009A3D13"/>
    <w:rsid w:val="009A440A"/>
    <w:rsid w:val="009A4EDA"/>
    <w:rsid w:val="009A5191"/>
    <w:rsid w:val="009A5ECC"/>
    <w:rsid w:val="009A5FA8"/>
    <w:rsid w:val="009A633C"/>
    <w:rsid w:val="009A6561"/>
    <w:rsid w:val="009A6C38"/>
    <w:rsid w:val="009A7036"/>
    <w:rsid w:val="009A725E"/>
    <w:rsid w:val="009A73D9"/>
    <w:rsid w:val="009A77EC"/>
    <w:rsid w:val="009A7B77"/>
    <w:rsid w:val="009A7EB4"/>
    <w:rsid w:val="009B0B34"/>
    <w:rsid w:val="009B15D1"/>
    <w:rsid w:val="009B192E"/>
    <w:rsid w:val="009B1970"/>
    <w:rsid w:val="009B1A59"/>
    <w:rsid w:val="009B20C2"/>
    <w:rsid w:val="009B20CA"/>
    <w:rsid w:val="009B217A"/>
    <w:rsid w:val="009B242D"/>
    <w:rsid w:val="009B2DBF"/>
    <w:rsid w:val="009B3116"/>
    <w:rsid w:val="009B403F"/>
    <w:rsid w:val="009B417C"/>
    <w:rsid w:val="009B4DDB"/>
    <w:rsid w:val="009B4EC1"/>
    <w:rsid w:val="009B53ED"/>
    <w:rsid w:val="009B54B9"/>
    <w:rsid w:val="009B5C70"/>
    <w:rsid w:val="009B615E"/>
    <w:rsid w:val="009B6227"/>
    <w:rsid w:val="009B688A"/>
    <w:rsid w:val="009B6F84"/>
    <w:rsid w:val="009B7197"/>
    <w:rsid w:val="009B721A"/>
    <w:rsid w:val="009B7745"/>
    <w:rsid w:val="009B796F"/>
    <w:rsid w:val="009B7E00"/>
    <w:rsid w:val="009B7F0A"/>
    <w:rsid w:val="009C009D"/>
    <w:rsid w:val="009C0B94"/>
    <w:rsid w:val="009C0C2D"/>
    <w:rsid w:val="009C11FC"/>
    <w:rsid w:val="009C168A"/>
    <w:rsid w:val="009C1B6F"/>
    <w:rsid w:val="009C1C05"/>
    <w:rsid w:val="009C219F"/>
    <w:rsid w:val="009C2493"/>
    <w:rsid w:val="009C30D8"/>
    <w:rsid w:val="009C3302"/>
    <w:rsid w:val="009C364C"/>
    <w:rsid w:val="009C37ED"/>
    <w:rsid w:val="009C3C23"/>
    <w:rsid w:val="009C3CBE"/>
    <w:rsid w:val="009C3DE5"/>
    <w:rsid w:val="009C3DEB"/>
    <w:rsid w:val="009C4030"/>
    <w:rsid w:val="009C405A"/>
    <w:rsid w:val="009C50C2"/>
    <w:rsid w:val="009C50F8"/>
    <w:rsid w:val="009C5844"/>
    <w:rsid w:val="009C5A62"/>
    <w:rsid w:val="009C5E3C"/>
    <w:rsid w:val="009C5E98"/>
    <w:rsid w:val="009C5F2C"/>
    <w:rsid w:val="009C6098"/>
    <w:rsid w:val="009C618E"/>
    <w:rsid w:val="009C61D2"/>
    <w:rsid w:val="009C6341"/>
    <w:rsid w:val="009C64E3"/>
    <w:rsid w:val="009C6996"/>
    <w:rsid w:val="009C6BF2"/>
    <w:rsid w:val="009C6F0D"/>
    <w:rsid w:val="009C741E"/>
    <w:rsid w:val="009D053D"/>
    <w:rsid w:val="009D0950"/>
    <w:rsid w:val="009D1107"/>
    <w:rsid w:val="009D1C5D"/>
    <w:rsid w:val="009D2045"/>
    <w:rsid w:val="009D20D2"/>
    <w:rsid w:val="009D237C"/>
    <w:rsid w:val="009D24C7"/>
    <w:rsid w:val="009D2673"/>
    <w:rsid w:val="009D2CB4"/>
    <w:rsid w:val="009D32C2"/>
    <w:rsid w:val="009D3397"/>
    <w:rsid w:val="009D3630"/>
    <w:rsid w:val="009D3700"/>
    <w:rsid w:val="009D3CF1"/>
    <w:rsid w:val="009D3DB2"/>
    <w:rsid w:val="009D4280"/>
    <w:rsid w:val="009D49AD"/>
    <w:rsid w:val="009D49FA"/>
    <w:rsid w:val="009D512E"/>
    <w:rsid w:val="009D51C0"/>
    <w:rsid w:val="009D51FD"/>
    <w:rsid w:val="009D580C"/>
    <w:rsid w:val="009D58B5"/>
    <w:rsid w:val="009D5A1B"/>
    <w:rsid w:val="009D5EF3"/>
    <w:rsid w:val="009D6045"/>
    <w:rsid w:val="009D620B"/>
    <w:rsid w:val="009D6354"/>
    <w:rsid w:val="009D66CA"/>
    <w:rsid w:val="009D6AFA"/>
    <w:rsid w:val="009D71C5"/>
    <w:rsid w:val="009D75E7"/>
    <w:rsid w:val="009D76C2"/>
    <w:rsid w:val="009E085C"/>
    <w:rsid w:val="009E0B92"/>
    <w:rsid w:val="009E0C0B"/>
    <w:rsid w:val="009E10BA"/>
    <w:rsid w:val="009E18AE"/>
    <w:rsid w:val="009E1A57"/>
    <w:rsid w:val="009E1CB6"/>
    <w:rsid w:val="009E1EA4"/>
    <w:rsid w:val="009E1EA8"/>
    <w:rsid w:val="009E2243"/>
    <w:rsid w:val="009E2437"/>
    <w:rsid w:val="009E293A"/>
    <w:rsid w:val="009E298C"/>
    <w:rsid w:val="009E2AE3"/>
    <w:rsid w:val="009E2FCC"/>
    <w:rsid w:val="009E39AD"/>
    <w:rsid w:val="009E3ADB"/>
    <w:rsid w:val="009E4895"/>
    <w:rsid w:val="009E4A45"/>
    <w:rsid w:val="009E4A62"/>
    <w:rsid w:val="009E4B82"/>
    <w:rsid w:val="009E4B99"/>
    <w:rsid w:val="009E501E"/>
    <w:rsid w:val="009E5290"/>
    <w:rsid w:val="009E54AB"/>
    <w:rsid w:val="009E5EE9"/>
    <w:rsid w:val="009E6760"/>
    <w:rsid w:val="009E6D25"/>
    <w:rsid w:val="009E6D78"/>
    <w:rsid w:val="009E711B"/>
    <w:rsid w:val="009E72FC"/>
    <w:rsid w:val="009E7DD9"/>
    <w:rsid w:val="009F02FE"/>
    <w:rsid w:val="009F0473"/>
    <w:rsid w:val="009F0FE7"/>
    <w:rsid w:val="009F13BD"/>
    <w:rsid w:val="009F1C10"/>
    <w:rsid w:val="009F2198"/>
    <w:rsid w:val="009F2411"/>
    <w:rsid w:val="009F2562"/>
    <w:rsid w:val="009F2571"/>
    <w:rsid w:val="009F2780"/>
    <w:rsid w:val="009F3853"/>
    <w:rsid w:val="009F3920"/>
    <w:rsid w:val="009F39FA"/>
    <w:rsid w:val="009F3AB5"/>
    <w:rsid w:val="009F408A"/>
    <w:rsid w:val="009F436A"/>
    <w:rsid w:val="009F47AE"/>
    <w:rsid w:val="009F49F4"/>
    <w:rsid w:val="009F4A5F"/>
    <w:rsid w:val="009F4FB9"/>
    <w:rsid w:val="009F50D4"/>
    <w:rsid w:val="009F5A09"/>
    <w:rsid w:val="009F5D87"/>
    <w:rsid w:val="009F6931"/>
    <w:rsid w:val="009F6A7C"/>
    <w:rsid w:val="009F6AC7"/>
    <w:rsid w:val="009F6BEC"/>
    <w:rsid w:val="009F6CE4"/>
    <w:rsid w:val="009F6E1F"/>
    <w:rsid w:val="009F7204"/>
    <w:rsid w:val="009F7A05"/>
    <w:rsid w:val="009F7DD3"/>
    <w:rsid w:val="00A00103"/>
    <w:rsid w:val="00A005CC"/>
    <w:rsid w:val="00A00A6E"/>
    <w:rsid w:val="00A00A90"/>
    <w:rsid w:val="00A012E7"/>
    <w:rsid w:val="00A01A97"/>
    <w:rsid w:val="00A02234"/>
    <w:rsid w:val="00A023C8"/>
    <w:rsid w:val="00A02401"/>
    <w:rsid w:val="00A02B46"/>
    <w:rsid w:val="00A02B6F"/>
    <w:rsid w:val="00A02E21"/>
    <w:rsid w:val="00A02E43"/>
    <w:rsid w:val="00A0314B"/>
    <w:rsid w:val="00A031DB"/>
    <w:rsid w:val="00A03530"/>
    <w:rsid w:val="00A03591"/>
    <w:rsid w:val="00A038D4"/>
    <w:rsid w:val="00A03BD2"/>
    <w:rsid w:val="00A03E4E"/>
    <w:rsid w:val="00A04019"/>
    <w:rsid w:val="00A04699"/>
    <w:rsid w:val="00A0481D"/>
    <w:rsid w:val="00A04ABC"/>
    <w:rsid w:val="00A04E1D"/>
    <w:rsid w:val="00A04ED4"/>
    <w:rsid w:val="00A050EA"/>
    <w:rsid w:val="00A0529C"/>
    <w:rsid w:val="00A05469"/>
    <w:rsid w:val="00A05B0C"/>
    <w:rsid w:val="00A05D23"/>
    <w:rsid w:val="00A061C8"/>
    <w:rsid w:val="00A06240"/>
    <w:rsid w:val="00A063D2"/>
    <w:rsid w:val="00A06B79"/>
    <w:rsid w:val="00A0727D"/>
    <w:rsid w:val="00A07975"/>
    <w:rsid w:val="00A079B8"/>
    <w:rsid w:val="00A079C6"/>
    <w:rsid w:val="00A07A5A"/>
    <w:rsid w:val="00A07BE8"/>
    <w:rsid w:val="00A07FBE"/>
    <w:rsid w:val="00A1032D"/>
    <w:rsid w:val="00A104F4"/>
    <w:rsid w:val="00A1098D"/>
    <w:rsid w:val="00A10F05"/>
    <w:rsid w:val="00A11B7C"/>
    <w:rsid w:val="00A11BD5"/>
    <w:rsid w:val="00A11C77"/>
    <w:rsid w:val="00A11EE2"/>
    <w:rsid w:val="00A129B2"/>
    <w:rsid w:val="00A12AFA"/>
    <w:rsid w:val="00A1311A"/>
    <w:rsid w:val="00A136C1"/>
    <w:rsid w:val="00A13BAE"/>
    <w:rsid w:val="00A13EFF"/>
    <w:rsid w:val="00A13F87"/>
    <w:rsid w:val="00A140BF"/>
    <w:rsid w:val="00A1496C"/>
    <w:rsid w:val="00A149C2"/>
    <w:rsid w:val="00A14EF1"/>
    <w:rsid w:val="00A152C8"/>
    <w:rsid w:val="00A15443"/>
    <w:rsid w:val="00A156AF"/>
    <w:rsid w:val="00A15DDF"/>
    <w:rsid w:val="00A15EC4"/>
    <w:rsid w:val="00A16236"/>
    <w:rsid w:val="00A166EA"/>
    <w:rsid w:val="00A16859"/>
    <w:rsid w:val="00A16957"/>
    <w:rsid w:val="00A16B60"/>
    <w:rsid w:val="00A16E91"/>
    <w:rsid w:val="00A1781E"/>
    <w:rsid w:val="00A178CC"/>
    <w:rsid w:val="00A17FF3"/>
    <w:rsid w:val="00A20297"/>
    <w:rsid w:val="00A20332"/>
    <w:rsid w:val="00A2071B"/>
    <w:rsid w:val="00A20A2C"/>
    <w:rsid w:val="00A20AF8"/>
    <w:rsid w:val="00A215FF"/>
    <w:rsid w:val="00A216A1"/>
    <w:rsid w:val="00A21EF4"/>
    <w:rsid w:val="00A2208C"/>
    <w:rsid w:val="00A224BA"/>
    <w:rsid w:val="00A22851"/>
    <w:rsid w:val="00A22CF0"/>
    <w:rsid w:val="00A22E23"/>
    <w:rsid w:val="00A231FC"/>
    <w:rsid w:val="00A23217"/>
    <w:rsid w:val="00A23296"/>
    <w:rsid w:val="00A23545"/>
    <w:rsid w:val="00A235EC"/>
    <w:rsid w:val="00A23657"/>
    <w:rsid w:val="00A23729"/>
    <w:rsid w:val="00A23F14"/>
    <w:rsid w:val="00A242A4"/>
    <w:rsid w:val="00A24C5A"/>
    <w:rsid w:val="00A24F25"/>
    <w:rsid w:val="00A251B2"/>
    <w:rsid w:val="00A25241"/>
    <w:rsid w:val="00A25293"/>
    <w:rsid w:val="00A26A54"/>
    <w:rsid w:val="00A270BB"/>
    <w:rsid w:val="00A27290"/>
    <w:rsid w:val="00A27445"/>
    <w:rsid w:val="00A27579"/>
    <w:rsid w:val="00A277AC"/>
    <w:rsid w:val="00A27B50"/>
    <w:rsid w:val="00A27D36"/>
    <w:rsid w:val="00A27E41"/>
    <w:rsid w:val="00A27E9B"/>
    <w:rsid w:val="00A30574"/>
    <w:rsid w:val="00A3062D"/>
    <w:rsid w:val="00A30814"/>
    <w:rsid w:val="00A30FA5"/>
    <w:rsid w:val="00A310BC"/>
    <w:rsid w:val="00A312F9"/>
    <w:rsid w:val="00A3185D"/>
    <w:rsid w:val="00A318D5"/>
    <w:rsid w:val="00A3200D"/>
    <w:rsid w:val="00A3206E"/>
    <w:rsid w:val="00A323F8"/>
    <w:rsid w:val="00A3290D"/>
    <w:rsid w:val="00A32A21"/>
    <w:rsid w:val="00A32F2B"/>
    <w:rsid w:val="00A330AD"/>
    <w:rsid w:val="00A3339D"/>
    <w:rsid w:val="00A333D8"/>
    <w:rsid w:val="00A334CD"/>
    <w:rsid w:val="00A3353C"/>
    <w:rsid w:val="00A33D3B"/>
    <w:rsid w:val="00A33EA3"/>
    <w:rsid w:val="00A34BF9"/>
    <w:rsid w:val="00A35176"/>
    <w:rsid w:val="00A35208"/>
    <w:rsid w:val="00A3523B"/>
    <w:rsid w:val="00A35597"/>
    <w:rsid w:val="00A3566C"/>
    <w:rsid w:val="00A35981"/>
    <w:rsid w:val="00A35C40"/>
    <w:rsid w:val="00A35E7D"/>
    <w:rsid w:val="00A3657B"/>
    <w:rsid w:val="00A368C7"/>
    <w:rsid w:val="00A36A0E"/>
    <w:rsid w:val="00A36A2F"/>
    <w:rsid w:val="00A36ED9"/>
    <w:rsid w:val="00A37546"/>
    <w:rsid w:val="00A404C2"/>
    <w:rsid w:val="00A40C7D"/>
    <w:rsid w:val="00A40D81"/>
    <w:rsid w:val="00A40FC6"/>
    <w:rsid w:val="00A41002"/>
    <w:rsid w:val="00A4147B"/>
    <w:rsid w:val="00A4197C"/>
    <w:rsid w:val="00A41D41"/>
    <w:rsid w:val="00A42303"/>
    <w:rsid w:val="00A423F5"/>
    <w:rsid w:val="00A43500"/>
    <w:rsid w:val="00A445CD"/>
    <w:rsid w:val="00A448C4"/>
    <w:rsid w:val="00A44CD7"/>
    <w:rsid w:val="00A44EAA"/>
    <w:rsid w:val="00A450FA"/>
    <w:rsid w:val="00A451F5"/>
    <w:rsid w:val="00A45370"/>
    <w:rsid w:val="00A45D48"/>
    <w:rsid w:val="00A45ECC"/>
    <w:rsid w:val="00A45F3D"/>
    <w:rsid w:val="00A46162"/>
    <w:rsid w:val="00A46199"/>
    <w:rsid w:val="00A465AD"/>
    <w:rsid w:val="00A46692"/>
    <w:rsid w:val="00A46E5D"/>
    <w:rsid w:val="00A4709B"/>
    <w:rsid w:val="00A472D2"/>
    <w:rsid w:val="00A477B6"/>
    <w:rsid w:val="00A4783F"/>
    <w:rsid w:val="00A47A6C"/>
    <w:rsid w:val="00A47CD8"/>
    <w:rsid w:val="00A47DE8"/>
    <w:rsid w:val="00A47E7F"/>
    <w:rsid w:val="00A50114"/>
    <w:rsid w:val="00A5027D"/>
    <w:rsid w:val="00A5065B"/>
    <w:rsid w:val="00A50C61"/>
    <w:rsid w:val="00A5118D"/>
    <w:rsid w:val="00A513B4"/>
    <w:rsid w:val="00A51767"/>
    <w:rsid w:val="00A51C94"/>
    <w:rsid w:val="00A528E3"/>
    <w:rsid w:val="00A52A1D"/>
    <w:rsid w:val="00A52C7C"/>
    <w:rsid w:val="00A52F90"/>
    <w:rsid w:val="00A538A6"/>
    <w:rsid w:val="00A5396D"/>
    <w:rsid w:val="00A53D18"/>
    <w:rsid w:val="00A53F27"/>
    <w:rsid w:val="00A53FFC"/>
    <w:rsid w:val="00A5412C"/>
    <w:rsid w:val="00A545BE"/>
    <w:rsid w:val="00A5463E"/>
    <w:rsid w:val="00A54AD6"/>
    <w:rsid w:val="00A54D0B"/>
    <w:rsid w:val="00A55675"/>
    <w:rsid w:val="00A55C94"/>
    <w:rsid w:val="00A55CA7"/>
    <w:rsid w:val="00A56470"/>
    <w:rsid w:val="00A56509"/>
    <w:rsid w:val="00A5672F"/>
    <w:rsid w:val="00A56B2F"/>
    <w:rsid w:val="00A56C42"/>
    <w:rsid w:val="00A57366"/>
    <w:rsid w:val="00A57386"/>
    <w:rsid w:val="00A575C2"/>
    <w:rsid w:val="00A57F95"/>
    <w:rsid w:val="00A60609"/>
    <w:rsid w:val="00A6097E"/>
    <w:rsid w:val="00A60CF6"/>
    <w:rsid w:val="00A6105B"/>
    <w:rsid w:val="00A61DA6"/>
    <w:rsid w:val="00A6269F"/>
    <w:rsid w:val="00A62CEA"/>
    <w:rsid w:val="00A62E71"/>
    <w:rsid w:val="00A6306F"/>
    <w:rsid w:val="00A63367"/>
    <w:rsid w:val="00A637F7"/>
    <w:rsid w:val="00A641DA"/>
    <w:rsid w:val="00A64337"/>
    <w:rsid w:val="00A6437D"/>
    <w:rsid w:val="00A64A68"/>
    <w:rsid w:val="00A652B4"/>
    <w:rsid w:val="00A652DF"/>
    <w:rsid w:val="00A65320"/>
    <w:rsid w:val="00A65551"/>
    <w:rsid w:val="00A65F4B"/>
    <w:rsid w:val="00A661C1"/>
    <w:rsid w:val="00A66A8F"/>
    <w:rsid w:val="00A66A9C"/>
    <w:rsid w:val="00A66FB4"/>
    <w:rsid w:val="00A675F2"/>
    <w:rsid w:val="00A67933"/>
    <w:rsid w:val="00A67C50"/>
    <w:rsid w:val="00A67CE2"/>
    <w:rsid w:val="00A70237"/>
    <w:rsid w:val="00A71227"/>
    <w:rsid w:val="00A719F2"/>
    <w:rsid w:val="00A71B9A"/>
    <w:rsid w:val="00A71D45"/>
    <w:rsid w:val="00A727FD"/>
    <w:rsid w:val="00A728A8"/>
    <w:rsid w:val="00A73328"/>
    <w:rsid w:val="00A734D1"/>
    <w:rsid w:val="00A737E6"/>
    <w:rsid w:val="00A73DEE"/>
    <w:rsid w:val="00A740E7"/>
    <w:rsid w:val="00A74484"/>
    <w:rsid w:val="00A748B9"/>
    <w:rsid w:val="00A74DE6"/>
    <w:rsid w:val="00A753C6"/>
    <w:rsid w:val="00A75443"/>
    <w:rsid w:val="00A75531"/>
    <w:rsid w:val="00A75606"/>
    <w:rsid w:val="00A759DF"/>
    <w:rsid w:val="00A75BDF"/>
    <w:rsid w:val="00A75E34"/>
    <w:rsid w:val="00A7654D"/>
    <w:rsid w:val="00A76F01"/>
    <w:rsid w:val="00A77084"/>
    <w:rsid w:val="00A775BC"/>
    <w:rsid w:val="00A80243"/>
    <w:rsid w:val="00A80E1D"/>
    <w:rsid w:val="00A81031"/>
    <w:rsid w:val="00A81645"/>
    <w:rsid w:val="00A81A6C"/>
    <w:rsid w:val="00A827E5"/>
    <w:rsid w:val="00A82BC3"/>
    <w:rsid w:val="00A82D76"/>
    <w:rsid w:val="00A83347"/>
    <w:rsid w:val="00A840FB"/>
    <w:rsid w:val="00A8412B"/>
    <w:rsid w:val="00A84813"/>
    <w:rsid w:val="00A85133"/>
    <w:rsid w:val="00A853DF"/>
    <w:rsid w:val="00A85571"/>
    <w:rsid w:val="00A856F0"/>
    <w:rsid w:val="00A857D3"/>
    <w:rsid w:val="00A85812"/>
    <w:rsid w:val="00A85C0E"/>
    <w:rsid w:val="00A8679C"/>
    <w:rsid w:val="00A869E8"/>
    <w:rsid w:val="00A86E7B"/>
    <w:rsid w:val="00A87586"/>
    <w:rsid w:val="00A8791D"/>
    <w:rsid w:val="00A87B17"/>
    <w:rsid w:val="00A87B90"/>
    <w:rsid w:val="00A900D1"/>
    <w:rsid w:val="00A90409"/>
    <w:rsid w:val="00A908CE"/>
    <w:rsid w:val="00A90A0D"/>
    <w:rsid w:val="00A90F19"/>
    <w:rsid w:val="00A91536"/>
    <w:rsid w:val="00A9161A"/>
    <w:rsid w:val="00A91A82"/>
    <w:rsid w:val="00A91E53"/>
    <w:rsid w:val="00A920A9"/>
    <w:rsid w:val="00A921AB"/>
    <w:rsid w:val="00A925EE"/>
    <w:rsid w:val="00A92855"/>
    <w:rsid w:val="00A9302E"/>
    <w:rsid w:val="00A933C0"/>
    <w:rsid w:val="00A935F3"/>
    <w:rsid w:val="00A93854"/>
    <w:rsid w:val="00A93A55"/>
    <w:rsid w:val="00A93E44"/>
    <w:rsid w:val="00A9534D"/>
    <w:rsid w:val="00A9578F"/>
    <w:rsid w:val="00A95B23"/>
    <w:rsid w:val="00A961F1"/>
    <w:rsid w:val="00A96293"/>
    <w:rsid w:val="00A96308"/>
    <w:rsid w:val="00A965CC"/>
    <w:rsid w:val="00A97322"/>
    <w:rsid w:val="00A9750A"/>
    <w:rsid w:val="00A9778C"/>
    <w:rsid w:val="00A97BCD"/>
    <w:rsid w:val="00AA00FF"/>
    <w:rsid w:val="00AA09E7"/>
    <w:rsid w:val="00AA1159"/>
    <w:rsid w:val="00AA186F"/>
    <w:rsid w:val="00AA1B8D"/>
    <w:rsid w:val="00AA1EDB"/>
    <w:rsid w:val="00AA1EDD"/>
    <w:rsid w:val="00AA1F03"/>
    <w:rsid w:val="00AA2121"/>
    <w:rsid w:val="00AA263B"/>
    <w:rsid w:val="00AA270B"/>
    <w:rsid w:val="00AA2E9E"/>
    <w:rsid w:val="00AA394E"/>
    <w:rsid w:val="00AA42FE"/>
    <w:rsid w:val="00AA432F"/>
    <w:rsid w:val="00AA4773"/>
    <w:rsid w:val="00AA525A"/>
    <w:rsid w:val="00AA5530"/>
    <w:rsid w:val="00AA578C"/>
    <w:rsid w:val="00AA57A3"/>
    <w:rsid w:val="00AA5849"/>
    <w:rsid w:val="00AA63DF"/>
    <w:rsid w:val="00AA63E7"/>
    <w:rsid w:val="00AA6410"/>
    <w:rsid w:val="00AA66EB"/>
    <w:rsid w:val="00AA6866"/>
    <w:rsid w:val="00AA7493"/>
    <w:rsid w:val="00AA7694"/>
    <w:rsid w:val="00AA7737"/>
    <w:rsid w:val="00AA783C"/>
    <w:rsid w:val="00AA7B7C"/>
    <w:rsid w:val="00AA7F05"/>
    <w:rsid w:val="00AA7F20"/>
    <w:rsid w:val="00AB0012"/>
    <w:rsid w:val="00AB031C"/>
    <w:rsid w:val="00AB0391"/>
    <w:rsid w:val="00AB06CB"/>
    <w:rsid w:val="00AB1502"/>
    <w:rsid w:val="00AB152F"/>
    <w:rsid w:val="00AB1667"/>
    <w:rsid w:val="00AB1828"/>
    <w:rsid w:val="00AB1AE0"/>
    <w:rsid w:val="00AB1D16"/>
    <w:rsid w:val="00AB2A93"/>
    <w:rsid w:val="00AB2D13"/>
    <w:rsid w:val="00AB2E05"/>
    <w:rsid w:val="00AB3095"/>
    <w:rsid w:val="00AB314A"/>
    <w:rsid w:val="00AB318E"/>
    <w:rsid w:val="00AB31E8"/>
    <w:rsid w:val="00AB3526"/>
    <w:rsid w:val="00AB354A"/>
    <w:rsid w:val="00AB37AE"/>
    <w:rsid w:val="00AB37B2"/>
    <w:rsid w:val="00AB3928"/>
    <w:rsid w:val="00AB3AA3"/>
    <w:rsid w:val="00AB3B42"/>
    <w:rsid w:val="00AB3D92"/>
    <w:rsid w:val="00AB3FC0"/>
    <w:rsid w:val="00AB4061"/>
    <w:rsid w:val="00AB41A3"/>
    <w:rsid w:val="00AB464A"/>
    <w:rsid w:val="00AB489E"/>
    <w:rsid w:val="00AB4BFD"/>
    <w:rsid w:val="00AB4D7E"/>
    <w:rsid w:val="00AB4DD9"/>
    <w:rsid w:val="00AB4E8F"/>
    <w:rsid w:val="00AB5582"/>
    <w:rsid w:val="00AB5616"/>
    <w:rsid w:val="00AB5B9F"/>
    <w:rsid w:val="00AB5CEE"/>
    <w:rsid w:val="00AB5D08"/>
    <w:rsid w:val="00AB5E6A"/>
    <w:rsid w:val="00AB61AC"/>
    <w:rsid w:val="00AB6823"/>
    <w:rsid w:val="00AB6863"/>
    <w:rsid w:val="00AB6D2D"/>
    <w:rsid w:val="00AB7441"/>
    <w:rsid w:val="00AB7CBC"/>
    <w:rsid w:val="00AB7F13"/>
    <w:rsid w:val="00AC0046"/>
    <w:rsid w:val="00AC027D"/>
    <w:rsid w:val="00AC0B29"/>
    <w:rsid w:val="00AC0CDE"/>
    <w:rsid w:val="00AC116D"/>
    <w:rsid w:val="00AC1AA1"/>
    <w:rsid w:val="00AC1D0B"/>
    <w:rsid w:val="00AC1E6D"/>
    <w:rsid w:val="00AC1F08"/>
    <w:rsid w:val="00AC24D9"/>
    <w:rsid w:val="00AC2AE0"/>
    <w:rsid w:val="00AC2CC8"/>
    <w:rsid w:val="00AC2FC3"/>
    <w:rsid w:val="00AC3190"/>
    <w:rsid w:val="00AC341C"/>
    <w:rsid w:val="00AC37AE"/>
    <w:rsid w:val="00AC3C5D"/>
    <w:rsid w:val="00AC3D2F"/>
    <w:rsid w:val="00AC40BE"/>
    <w:rsid w:val="00AC474E"/>
    <w:rsid w:val="00AC4AB7"/>
    <w:rsid w:val="00AC4CD2"/>
    <w:rsid w:val="00AC4DF6"/>
    <w:rsid w:val="00AC517B"/>
    <w:rsid w:val="00AC544F"/>
    <w:rsid w:val="00AC5498"/>
    <w:rsid w:val="00AC5738"/>
    <w:rsid w:val="00AC5A9E"/>
    <w:rsid w:val="00AC631C"/>
    <w:rsid w:val="00AC63D9"/>
    <w:rsid w:val="00AC6A28"/>
    <w:rsid w:val="00AC7442"/>
    <w:rsid w:val="00AC7BBE"/>
    <w:rsid w:val="00AC7E3C"/>
    <w:rsid w:val="00AC7F1C"/>
    <w:rsid w:val="00AD0033"/>
    <w:rsid w:val="00AD00E0"/>
    <w:rsid w:val="00AD0322"/>
    <w:rsid w:val="00AD060F"/>
    <w:rsid w:val="00AD08AF"/>
    <w:rsid w:val="00AD0988"/>
    <w:rsid w:val="00AD0A6D"/>
    <w:rsid w:val="00AD0B5E"/>
    <w:rsid w:val="00AD0D72"/>
    <w:rsid w:val="00AD1160"/>
    <w:rsid w:val="00AD17DE"/>
    <w:rsid w:val="00AD19CE"/>
    <w:rsid w:val="00AD1AF8"/>
    <w:rsid w:val="00AD1D6F"/>
    <w:rsid w:val="00AD257D"/>
    <w:rsid w:val="00AD2A89"/>
    <w:rsid w:val="00AD2E6B"/>
    <w:rsid w:val="00AD3596"/>
    <w:rsid w:val="00AD3937"/>
    <w:rsid w:val="00AD395A"/>
    <w:rsid w:val="00AD39D0"/>
    <w:rsid w:val="00AD3AB5"/>
    <w:rsid w:val="00AD3E33"/>
    <w:rsid w:val="00AD40A4"/>
    <w:rsid w:val="00AD41C5"/>
    <w:rsid w:val="00AD4ABE"/>
    <w:rsid w:val="00AD5902"/>
    <w:rsid w:val="00AD5DBC"/>
    <w:rsid w:val="00AD60AE"/>
    <w:rsid w:val="00AD651B"/>
    <w:rsid w:val="00AD6972"/>
    <w:rsid w:val="00AD6CEF"/>
    <w:rsid w:val="00AD75B2"/>
    <w:rsid w:val="00AD7A2C"/>
    <w:rsid w:val="00AD7ADB"/>
    <w:rsid w:val="00AE0081"/>
    <w:rsid w:val="00AE04AF"/>
    <w:rsid w:val="00AE078C"/>
    <w:rsid w:val="00AE117E"/>
    <w:rsid w:val="00AE17DC"/>
    <w:rsid w:val="00AE2173"/>
    <w:rsid w:val="00AE2563"/>
    <w:rsid w:val="00AE25A5"/>
    <w:rsid w:val="00AE294B"/>
    <w:rsid w:val="00AE2D1D"/>
    <w:rsid w:val="00AE3160"/>
    <w:rsid w:val="00AE33AA"/>
    <w:rsid w:val="00AE3726"/>
    <w:rsid w:val="00AE37F6"/>
    <w:rsid w:val="00AE39A5"/>
    <w:rsid w:val="00AE465C"/>
    <w:rsid w:val="00AE497E"/>
    <w:rsid w:val="00AE4EB5"/>
    <w:rsid w:val="00AE4F88"/>
    <w:rsid w:val="00AE51F3"/>
    <w:rsid w:val="00AE5313"/>
    <w:rsid w:val="00AE5BCE"/>
    <w:rsid w:val="00AE5FF9"/>
    <w:rsid w:val="00AE61C5"/>
    <w:rsid w:val="00AE690D"/>
    <w:rsid w:val="00AE6B54"/>
    <w:rsid w:val="00AE702B"/>
    <w:rsid w:val="00AE74BB"/>
    <w:rsid w:val="00AE76AB"/>
    <w:rsid w:val="00AE7DA0"/>
    <w:rsid w:val="00AF0044"/>
    <w:rsid w:val="00AF01EE"/>
    <w:rsid w:val="00AF0696"/>
    <w:rsid w:val="00AF0D14"/>
    <w:rsid w:val="00AF0DC0"/>
    <w:rsid w:val="00AF0E8E"/>
    <w:rsid w:val="00AF105D"/>
    <w:rsid w:val="00AF1717"/>
    <w:rsid w:val="00AF1BE0"/>
    <w:rsid w:val="00AF214C"/>
    <w:rsid w:val="00AF2D46"/>
    <w:rsid w:val="00AF2F74"/>
    <w:rsid w:val="00AF370E"/>
    <w:rsid w:val="00AF384D"/>
    <w:rsid w:val="00AF4151"/>
    <w:rsid w:val="00AF44EC"/>
    <w:rsid w:val="00AF464A"/>
    <w:rsid w:val="00AF466E"/>
    <w:rsid w:val="00AF47A9"/>
    <w:rsid w:val="00AF48AD"/>
    <w:rsid w:val="00AF49D6"/>
    <w:rsid w:val="00AF4BCE"/>
    <w:rsid w:val="00AF4FC4"/>
    <w:rsid w:val="00AF5043"/>
    <w:rsid w:val="00AF51D2"/>
    <w:rsid w:val="00AF599B"/>
    <w:rsid w:val="00AF5A89"/>
    <w:rsid w:val="00AF632D"/>
    <w:rsid w:val="00AF6E36"/>
    <w:rsid w:val="00AF6ED0"/>
    <w:rsid w:val="00AF6F82"/>
    <w:rsid w:val="00AF7799"/>
    <w:rsid w:val="00B0000E"/>
    <w:rsid w:val="00B007EA"/>
    <w:rsid w:val="00B00A8C"/>
    <w:rsid w:val="00B00AF5"/>
    <w:rsid w:val="00B00E2E"/>
    <w:rsid w:val="00B00F12"/>
    <w:rsid w:val="00B0114B"/>
    <w:rsid w:val="00B012D8"/>
    <w:rsid w:val="00B016F2"/>
    <w:rsid w:val="00B0173F"/>
    <w:rsid w:val="00B01740"/>
    <w:rsid w:val="00B019DA"/>
    <w:rsid w:val="00B0228B"/>
    <w:rsid w:val="00B02674"/>
    <w:rsid w:val="00B02718"/>
    <w:rsid w:val="00B02F92"/>
    <w:rsid w:val="00B034B1"/>
    <w:rsid w:val="00B034E4"/>
    <w:rsid w:val="00B035C1"/>
    <w:rsid w:val="00B03883"/>
    <w:rsid w:val="00B03D54"/>
    <w:rsid w:val="00B0442C"/>
    <w:rsid w:val="00B04815"/>
    <w:rsid w:val="00B0502B"/>
    <w:rsid w:val="00B05A5D"/>
    <w:rsid w:val="00B05ABD"/>
    <w:rsid w:val="00B05EBD"/>
    <w:rsid w:val="00B0638D"/>
    <w:rsid w:val="00B06C93"/>
    <w:rsid w:val="00B06DAA"/>
    <w:rsid w:val="00B06FFB"/>
    <w:rsid w:val="00B07408"/>
    <w:rsid w:val="00B07444"/>
    <w:rsid w:val="00B075BF"/>
    <w:rsid w:val="00B07B42"/>
    <w:rsid w:val="00B07C0E"/>
    <w:rsid w:val="00B101D4"/>
    <w:rsid w:val="00B102C3"/>
    <w:rsid w:val="00B1062E"/>
    <w:rsid w:val="00B107D0"/>
    <w:rsid w:val="00B108D3"/>
    <w:rsid w:val="00B1092E"/>
    <w:rsid w:val="00B10D0C"/>
    <w:rsid w:val="00B10D84"/>
    <w:rsid w:val="00B112D2"/>
    <w:rsid w:val="00B11640"/>
    <w:rsid w:val="00B118F2"/>
    <w:rsid w:val="00B11BCC"/>
    <w:rsid w:val="00B120FD"/>
    <w:rsid w:val="00B12AE4"/>
    <w:rsid w:val="00B12F3F"/>
    <w:rsid w:val="00B12F92"/>
    <w:rsid w:val="00B130D6"/>
    <w:rsid w:val="00B13838"/>
    <w:rsid w:val="00B13BE0"/>
    <w:rsid w:val="00B14758"/>
    <w:rsid w:val="00B14811"/>
    <w:rsid w:val="00B14FC4"/>
    <w:rsid w:val="00B15200"/>
    <w:rsid w:val="00B15ABB"/>
    <w:rsid w:val="00B15BA3"/>
    <w:rsid w:val="00B15F01"/>
    <w:rsid w:val="00B15F1F"/>
    <w:rsid w:val="00B15FB8"/>
    <w:rsid w:val="00B16617"/>
    <w:rsid w:val="00B16975"/>
    <w:rsid w:val="00B16C2A"/>
    <w:rsid w:val="00B16FE2"/>
    <w:rsid w:val="00B170DA"/>
    <w:rsid w:val="00B17A5B"/>
    <w:rsid w:val="00B20690"/>
    <w:rsid w:val="00B208D2"/>
    <w:rsid w:val="00B20B1D"/>
    <w:rsid w:val="00B21BB7"/>
    <w:rsid w:val="00B22575"/>
    <w:rsid w:val="00B22674"/>
    <w:rsid w:val="00B22C42"/>
    <w:rsid w:val="00B235CB"/>
    <w:rsid w:val="00B23813"/>
    <w:rsid w:val="00B23D12"/>
    <w:rsid w:val="00B2442C"/>
    <w:rsid w:val="00B246CC"/>
    <w:rsid w:val="00B24881"/>
    <w:rsid w:val="00B24C11"/>
    <w:rsid w:val="00B25168"/>
    <w:rsid w:val="00B252CE"/>
    <w:rsid w:val="00B252EE"/>
    <w:rsid w:val="00B25582"/>
    <w:rsid w:val="00B25F73"/>
    <w:rsid w:val="00B25FD1"/>
    <w:rsid w:val="00B2607E"/>
    <w:rsid w:val="00B2611B"/>
    <w:rsid w:val="00B27843"/>
    <w:rsid w:val="00B27988"/>
    <w:rsid w:val="00B30056"/>
    <w:rsid w:val="00B30152"/>
    <w:rsid w:val="00B30226"/>
    <w:rsid w:val="00B302A9"/>
    <w:rsid w:val="00B3037D"/>
    <w:rsid w:val="00B30413"/>
    <w:rsid w:val="00B3072A"/>
    <w:rsid w:val="00B30731"/>
    <w:rsid w:val="00B30739"/>
    <w:rsid w:val="00B30ACE"/>
    <w:rsid w:val="00B30D4E"/>
    <w:rsid w:val="00B30F41"/>
    <w:rsid w:val="00B31348"/>
    <w:rsid w:val="00B319C2"/>
    <w:rsid w:val="00B3231A"/>
    <w:rsid w:val="00B32C17"/>
    <w:rsid w:val="00B32F3F"/>
    <w:rsid w:val="00B33050"/>
    <w:rsid w:val="00B338F2"/>
    <w:rsid w:val="00B34173"/>
    <w:rsid w:val="00B342F3"/>
    <w:rsid w:val="00B3442C"/>
    <w:rsid w:val="00B358F5"/>
    <w:rsid w:val="00B3593F"/>
    <w:rsid w:val="00B35A21"/>
    <w:rsid w:val="00B36013"/>
    <w:rsid w:val="00B36195"/>
    <w:rsid w:val="00B363CE"/>
    <w:rsid w:val="00B364E5"/>
    <w:rsid w:val="00B3665B"/>
    <w:rsid w:val="00B3688B"/>
    <w:rsid w:val="00B369F9"/>
    <w:rsid w:val="00B36E1C"/>
    <w:rsid w:val="00B371B7"/>
    <w:rsid w:val="00B37285"/>
    <w:rsid w:val="00B3736E"/>
    <w:rsid w:val="00B376DB"/>
    <w:rsid w:val="00B37AEF"/>
    <w:rsid w:val="00B37B99"/>
    <w:rsid w:val="00B40804"/>
    <w:rsid w:val="00B40EE1"/>
    <w:rsid w:val="00B41201"/>
    <w:rsid w:val="00B415F9"/>
    <w:rsid w:val="00B4160D"/>
    <w:rsid w:val="00B418A1"/>
    <w:rsid w:val="00B419AF"/>
    <w:rsid w:val="00B41D17"/>
    <w:rsid w:val="00B4211D"/>
    <w:rsid w:val="00B422D7"/>
    <w:rsid w:val="00B42940"/>
    <w:rsid w:val="00B43151"/>
    <w:rsid w:val="00B433DC"/>
    <w:rsid w:val="00B43445"/>
    <w:rsid w:val="00B434CD"/>
    <w:rsid w:val="00B434D2"/>
    <w:rsid w:val="00B43559"/>
    <w:rsid w:val="00B43ADB"/>
    <w:rsid w:val="00B445DD"/>
    <w:rsid w:val="00B44D57"/>
    <w:rsid w:val="00B44DD2"/>
    <w:rsid w:val="00B4532F"/>
    <w:rsid w:val="00B455B9"/>
    <w:rsid w:val="00B45943"/>
    <w:rsid w:val="00B45A1A"/>
    <w:rsid w:val="00B45C6E"/>
    <w:rsid w:val="00B4607E"/>
    <w:rsid w:val="00B4613C"/>
    <w:rsid w:val="00B461EC"/>
    <w:rsid w:val="00B46262"/>
    <w:rsid w:val="00B4670A"/>
    <w:rsid w:val="00B46A05"/>
    <w:rsid w:val="00B46AE2"/>
    <w:rsid w:val="00B46BED"/>
    <w:rsid w:val="00B46E45"/>
    <w:rsid w:val="00B46E9E"/>
    <w:rsid w:val="00B46F92"/>
    <w:rsid w:val="00B47295"/>
    <w:rsid w:val="00B47580"/>
    <w:rsid w:val="00B4761D"/>
    <w:rsid w:val="00B476C5"/>
    <w:rsid w:val="00B47A49"/>
    <w:rsid w:val="00B47ADA"/>
    <w:rsid w:val="00B47C66"/>
    <w:rsid w:val="00B4DE2B"/>
    <w:rsid w:val="00B505E6"/>
    <w:rsid w:val="00B50C17"/>
    <w:rsid w:val="00B50DD2"/>
    <w:rsid w:val="00B518A6"/>
    <w:rsid w:val="00B51BCB"/>
    <w:rsid w:val="00B51F83"/>
    <w:rsid w:val="00B5269D"/>
    <w:rsid w:val="00B527EF"/>
    <w:rsid w:val="00B52CFC"/>
    <w:rsid w:val="00B53383"/>
    <w:rsid w:val="00B5339E"/>
    <w:rsid w:val="00B53CCA"/>
    <w:rsid w:val="00B53D69"/>
    <w:rsid w:val="00B53EE5"/>
    <w:rsid w:val="00B542D2"/>
    <w:rsid w:val="00B5430A"/>
    <w:rsid w:val="00B547D8"/>
    <w:rsid w:val="00B54EFE"/>
    <w:rsid w:val="00B552C4"/>
    <w:rsid w:val="00B5546D"/>
    <w:rsid w:val="00B55917"/>
    <w:rsid w:val="00B55A72"/>
    <w:rsid w:val="00B55E9F"/>
    <w:rsid w:val="00B55F57"/>
    <w:rsid w:val="00B56129"/>
    <w:rsid w:val="00B56134"/>
    <w:rsid w:val="00B563EA"/>
    <w:rsid w:val="00B56717"/>
    <w:rsid w:val="00B56B73"/>
    <w:rsid w:val="00B573F6"/>
    <w:rsid w:val="00B57641"/>
    <w:rsid w:val="00B576F4"/>
    <w:rsid w:val="00B578AE"/>
    <w:rsid w:val="00B5793E"/>
    <w:rsid w:val="00B603EF"/>
    <w:rsid w:val="00B60779"/>
    <w:rsid w:val="00B618FD"/>
    <w:rsid w:val="00B61A84"/>
    <w:rsid w:val="00B61D3C"/>
    <w:rsid w:val="00B61F0D"/>
    <w:rsid w:val="00B62028"/>
    <w:rsid w:val="00B620C8"/>
    <w:rsid w:val="00B63210"/>
    <w:rsid w:val="00B636F3"/>
    <w:rsid w:val="00B63831"/>
    <w:rsid w:val="00B63E5B"/>
    <w:rsid w:val="00B6405D"/>
    <w:rsid w:val="00B646D3"/>
    <w:rsid w:val="00B64773"/>
    <w:rsid w:val="00B64959"/>
    <w:rsid w:val="00B64A12"/>
    <w:rsid w:val="00B657FB"/>
    <w:rsid w:val="00B65B73"/>
    <w:rsid w:val="00B66186"/>
    <w:rsid w:val="00B6681A"/>
    <w:rsid w:val="00B66953"/>
    <w:rsid w:val="00B67D52"/>
    <w:rsid w:val="00B67DAB"/>
    <w:rsid w:val="00B7044E"/>
    <w:rsid w:val="00B70786"/>
    <w:rsid w:val="00B70C4A"/>
    <w:rsid w:val="00B70FBD"/>
    <w:rsid w:val="00B7131B"/>
    <w:rsid w:val="00B713D4"/>
    <w:rsid w:val="00B71835"/>
    <w:rsid w:val="00B71E23"/>
    <w:rsid w:val="00B71E92"/>
    <w:rsid w:val="00B71E98"/>
    <w:rsid w:val="00B71F19"/>
    <w:rsid w:val="00B7205A"/>
    <w:rsid w:val="00B720CF"/>
    <w:rsid w:val="00B721FC"/>
    <w:rsid w:val="00B722CE"/>
    <w:rsid w:val="00B72A22"/>
    <w:rsid w:val="00B72B66"/>
    <w:rsid w:val="00B72E67"/>
    <w:rsid w:val="00B72EE0"/>
    <w:rsid w:val="00B72FA3"/>
    <w:rsid w:val="00B734EE"/>
    <w:rsid w:val="00B73650"/>
    <w:rsid w:val="00B73660"/>
    <w:rsid w:val="00B73D54"/>
    <w:rsid w:val="00B74088"/>
    <w:rsid w:val="00B7497B"/>
    <w:rsid w:val="00B74AC9"/>
    <w:rsid w:val="00B74FE3"/>
    <w:rsid w:val="00B7505D"/>
    <w:rsid w:val="00B751B2"/>
    <w:rsid w:val="00B75499"/>
    <w:rsid w:val="00B754E9"/>
    <w:rsid w:val="00B7551F"/>
    <w:rsid w:val="00B75C47"/>
    <w:rsid w:val="00B760F2"/>
    <w:rsid w:val="00B76122"/>
    <w:rsid w:val="00B7671C"/>
    <w:rsid w:val="00B76A03"/>
    <w:rsid w:val="00B770D0"/>
    <w:rsid w:val="00B77C1F"/>
    <w:rsid w:val="00B77E47"/>
    <w:rsid w:val="00B803FC"/>
    <w:rsid w:val="00B80697"/>
    <w:rsid w:val="00B80BAF"/>
    <w:rsid w:val="00B80CC0"/>
    <w:rsid w:val="00B80CCC"/>
    <w:rsid w:val="00B81263"/>
    <w:rsid w:val="00B815BF"/>
    <w:rsid w:val="00B818D9"/>
    <w:rsid w:val="00B818EE"/>
    <w:rsid w:val="00B81AD6"/>
    <w:rsid w:val="00B81E14"/>
    <w:rsid w:val="00B82912"/>
    <w:rsid w:val="00B82A4E"/>
    <w:rsid w:val="00B82BB6"/>
    <w:rsid w:val="00B82DED"/>
    <w:rsid w:val="00B82E16"/>
    <w:rsid w:val="00B834FB"/>
    <w:rsid w:val="00B83F99"/>
    <w:rsid w:val="00B83FB1"/>
    <w:rsid w:val="00B8423F"/>
    <w:rsid w:val="00B849DE"/>
    <w:rsid w:val="00B84E44"/>
    <w:rsid w:val="00B85617"/>
    <w:rsid w:val="00B86082"/>
    <w:rsid w:val="00B861C0"/>
    <w:rsid w:val="00B86808"/>
    <w:rsid w:val="00B86D2B"/>
    <w:rsid w:val="00B86D5A"/>
    <w:rsid w:val="00B8725C"/>
    <w:rsid w:val="00B87516"/>
    <w:rsid w:val="00B87E0A"/>
    <w:rsid w:val="00B87F84"/>
    <w:rsid w:val="00B90011"/>
    <w:rsid w:val="00B9008C"/>
    <w:rsid w:val="00B90227"/>
    <w:rsid w:val="00B904C7"/>
    <w:rsid w:val="00B90A59"/>
    <w:rsid w:val="00B90AEA"/>
    <w:rsid w:val="00B90BEC"/>
    <w:rsid w:val="00B91240"/>
    <w:rsid w:val="00B91498"/>
    <w:rsid w:val="00B919EF"/>
    <w:rsid w:val="00B91A27"/>
    <w:rsid w:val="00B91C17"/>
    <w:rsid w:val="00B91F3D"/>
    <w:rsid w:val="00B92073"/>
    <w:rsid w:val="00B92E30"/>
    <w:rsid w:val="00B93002"/>
    <w:rsid w:val="00B93100"/>
    <w:rsid w:val="00B937C2"/>
    <w:rsid w:val="00B93B81"/>
    <w:rsid w:val="00B93C13"/>
    <w:rsid w:val="00B94195"/>
    <w:rsid w:val="00B94285"/>
    <w:rsid w:val="00B949E9"/>
    <w:rsid w:val="00B94AB6"/>
    <w:rsid w:val="00B94FDB"/>
    <w:rsid w:val="00B95709"/>
    <w:rsid w:val="00B95AC6"/>
    <w:rsid w:val="00B95B1E"/>
    <w:rsid w:val="00B9644E"/>
    <w:rsid w:val="00B96E84"/>
    <w:rsid w:val="00B96FFF"/>
    <w:rsid w:val="00B97574"/>
    <w:rsid w:val="00B9786E"/>
    <w:rsid w:val="00BA00E2"/>
    <w:rsid w:val="00BA05F1"/>
    <w:rsid w:val="00BA09A1"/>
    <w:rsid w:val="00BA0DCC"/>
    <w:rsid w:val="00BA12A6"/>
    <w:rsid w:val="00BA1A32"/>
    <w:rsid w:val="00BA1E18"/>
    <w:rsid w:val="00BA2208"/>
    <w:rsid w:val="00BA243F"/>
    <w:rsid w:val="00BA2FCD"/>
    <w:rsid w:val="00BA3400"/>
    <w:rsid w:val="00BA400A"/>
    <w:rsid w:val="00BA4523"/>
    <w:rsid w:val="00BA45A5"/>
    <w:rsid w:val="00BA45E6"/>
    <w:rsid w:val="00BA469A"/>
    <w:rsid w:val="00BA474E"/>
    <w:rsid w:val="00BA4BFF"/>
    <w:rsid w:val="00BA4C71"/>
    <w:rsid w:val="00BA4D00"/>
    <w:rsid w:val="00BA5591"/>
    <w:rsid w:val="00BA6111"/>
    <w:rsid w:val="00BA6698"/>
    <w:rsid w:val="00BA6A1D"/>
    <w:rsid w:val="00BA6E2E"/>
    <w:rsid w:val="00BA6E51"/>
    <w:rsid w:val="00BA6E53"/>
    <w:rsid w:val="00BA712A"/>
    <w:rsid w:val="00BA719D"/>
    <w:rsid w:val="00BA76B9"/>
    <w:rsid w:val="00BA7B0B"/>
    <w:rsid w:val="00BA7DCD"/>
    <w:rsid w:val="00BB0651"/>
    <w:rsid w:val="00BB067F"/>
    <w:rsid w:val="00BB07A8"/>
    <w:rsid w:val="00BB08B9"/>
    <w:rsid w:val="00BB0CC3"/>
    <w:rsid w:val="00BB0D14"/>
    <w:rsid w:val="00BB0E81"/>
    <w:rsid w:val="00BB11BF"/>
    <w:rsid w:val="00BB1596"/>
    <w:rsid w:val="00BB18DE"/>
    <w:rsid w:val="00BB1AA2"/>
    <w:rsid w:val="00BB1BE1"/>
    <w:rsid w:val="00BB1F68"/>
    <w:rsid w:val="00BB22CA"/>
    <w:rsid w:val="00BB2A96"/>
    <w:rsid w:val="00BB2D5A"/>
    <w:rsid w:val="00BB315D"/>
    <w:rsid w:val="00BB3B0E"/>
    <w:rsid w:val="00BB3EB7"/>
    <w:rsid w:val="00BB419D"/>
    <w:rsid w:val="00BB44DF"/>
    <w:rsid w:val="00BB4A24"/>
    <w:rsid w:val="00BB4E9D"/>
    <w:rsid w:val="00BB5116"/>
    <w:rsid w:val="00BB5B26"/>
    <w:rsid w:val="00BB5C04"/>
    <w:rsid w:val="00BB5DA7"/>
    <w:rsid w:val="00BB65A3"/>
    <w:rsid w:val="00BB66BA"/>
    <w:rsid w:val="00BB6A29"/>
    <w:rsid w:val="00BB7383"/>
    <w:rsid w:val="00BB75B4"/>
    <w:rsid w:val="00BB7875"/>
    <w:rsid w:val="00BB787E"/>
    <w:rsid w:val="00BB7AB5"/>
    <w:rsid w:val="00BB7D49"/>
    <w:rsid w:val="00BC01FA"/>
    <w:rsid w:val="00BC0740"/>
    <w:rsid w:val="00BC0DA5"/>
    <w:rsid w:val="00BC10B6"/>
    <w:rsid w:val="00BC138F"/>
    <w:rsid w:val="00BC13BE"/>
    <w:rsid w:val="00BC13DF"/>
    <w:rsid w:val="00BC1432"/>
    <w:rsid w:val="00BC1557"/>
    <w:rsid w:val="00BC1762"/>
    <w:rsid w:val="00BC1924"/>
    <w:rsid w:val="00BC1DE3"/>
    <w:rsid w:val="00BC2380"/>
    <w:rsid w:val="00BC257E"/>
    <w:rsid w:val="00BC27BC"/>
    <w:rsid w:val="00BC28C5"/>
    <w:rsid w:val="00BC2B78"/>
    <w:rsid w:val="00BC2D3A"/>
    <w:rsid w:val="00BC330D"/>
    <w:rsid w:val="00BC3544"/>
    <w:rsid w:val="00BC38BA"/>
    <w:rsid w:val="00BC3CB8"/>
    <w:rsid w:val="00BC426F"/>
    <w:rsid w:val="00BC48FE"/>
    <w:rsid w:val="00BC4A1A"/>
    <w:rsid w:val="00BC501A"/>
    <w:rsid w:val="00BC50BC"/>
    <w:rsid w:val="00BC50CF"/>
    <w:rsid w:val="00BC55E9"/>
    <w:rsid w:val="00BC5748"/>
    <w:rsid w:val="00BC5C3A"/>
    <w:rsid w:val="00BC68A7"/>
    <w:rsid w:val="00BC68E2"/>
    <w:rsid w:val="00BC6B1F"/>
    <w:rsid w:val="00BC6BF9"/>
    <w:rsid w:val="00BC7852"/>
    <w:rsid w:val="00BC7A0D"/>
    <w:rsid w:val="00BC7CD2"/>
    <w:rsid w:val="00BC7EDF"/>
    <w:rsid w:val="00BD092D"/>
    <w:rsid w:val="00BD0C24"/>
    <w:rsid w:val="00BD0FBF"/>
    <w:rsid w:val="00BD13F6"/>
    <w:rsid w:val="00BD158E"/>
    <w:rsid w:val="00BD171E"/>
    <w:rsid w:val="00BD1770"/>
    <w:rsid w:val="00BD1DBA"/>
    <w:rsid w:val="00BD2467"/>
    <w:rsid w:val="00BD24D2"/>
    <w:rsid w:val="00BD24D8"/>
    <w:rsid w:val="00BD2CB2"/>
    <w:rsid w:val="00BD2E10"/>
    <w:rsid w:val="00BD3B34"/>
    <w:rsid w:val="00BD4452"/>
    <w:rsid w:val="00BD468C"/>
    <w:rsid w:val="00BD4885"/>
    <w:rsid w:val="00BD4A0F"/>
    <w:rsid w:val="00BD4E6D"/>
    <w:rsid w:val="00BD4E74"/>
    <w:rsid w:val="00BD4E97"/>
    <w:rsid w:val="00BD53D7"/>
    <w:rsid w:val="00BD5779"/>
    <w:rsid w:val="00BD591E"/>
    <w:rsid w:val="00BD5946"/>
    <w:rsid w:val="00BD5AA0"/>
    <w:rsid w:val="00BD5AAC"/>
    <w:rsid w:val="00BD606C"/>
    <w:rsid w:val="00BD6CD6"/>
    <w:rsid w:val="00BD7039"/>
    <w:rsid w:val="00BD7114"/>
    <w:rsid w:val="00BD762F"/>
    <w:rsid w:val="00BD78AA"/>
    <w:rsid w:val="00BD7CD4"/>
    <w:rsid w:val="00BD7CEC"/>
    <w:rsid w:val="00BD7D59"/>
    <w:rsid w:val="00BD7D80"/>
    <w:rsid w:val="00BD7DDC"/>
    <w:rsid w:val="00BE084D"/>
    <w:rsid w:val="00BE0C5E"/>
    <w:rsid w:val="00BE0ED9"/>
    <w:rsid w:val="00BE0FF7"/>
    <w:rsid w:val="00BE1368"/>
    <w:rsid w:val="00BE1382"/>
    <w:rsid w:val="00BE1721"/>
    <w:rsid w:val="00BE1940"/>
    <w:rsid w:val="00BE1AFB"/>
    <w:rsid w:val="00BE1DCE"/>
    <w:rsid w:val="00BE1FD8"/>
    <w:rsid w:val="00BE2561"/>
    <w:rsid w:val="00BE29A5"/>
    <w:rsid w:val="00BE2D0A"/>
    <w:rsid w:val="00BE300F"/>
    <w:rsid w:val="00BE3433"/>
    <w:rsid w:val="00BE3ADB"/>
    <w:rsid w:val="00BE3BDB"/>
    <w:rsid w:val="00BE4DE2"/>
    <w:rsid w:val="00BE5379"/>
    <w:rsid w:val="00BE53C4"/>
    <w:rsid w:val="00BE53FE"/>
    <w:rsid w:val="00BE56D1"/>
    <w:rsid w:val="00BE5A41"/>
    <w:rsid w:val="00BE5B08"/>
    <w:rsid w:val="00BE5C67"/>
    <w:rsid w:val="00BE5C6D"/>
    <w:rsid w:val="00BE5EF9"/>
    <w:rsid w:val="00BE637B"/>
    <w:rsid w:val="00BE6A23"/>
    <w:rsid w:val="00BE6B8E"/>
    <w:rsid w:val="00BE6BA4"/>
    <w:rsid w:val="00BE70AB"/>
    <w:rsid w:val="00BE71D7"/>
    <w:rsid w:val="00BE73FA"/>
    <w:rsid w:val="00BE7553"/>
    <w:rsid w:val="00BE761C"/>
    <w:rsid w:val="00BE7AB6"/>
    <w:rsid w:val="00BE7B78"/>
    <w:rsid w:val="00BE7DCD"/>
    <w:rsid w:val="00BF01EC"/>
    <w:rsid w:val="00BF0389"/>
    <w:rsid w:val="00BF0530"/>
    <w:rsid w:val="00BF0D79"/>
    <w:rsid w:val="00BF0FB4"/>
    <w:rsid w:val="00BF1303"/>
    <w:rsid w:val="00BF16B7"/>
    <w:rsid w:val="00BF17AA"/>
    <w:rsid w:val="00BF1A1A"/>
    <w:rsid w:val="00BF1D37"/>
    <w:rsid w:val="00BF20FD"/>
    <w:rsid w:val="00BF2A93"/>
    <w:rsid w:val="00BF2B09"/>
    <w:rsid w:val="00BF2B5A"/>
    <w:rsid w:val="00BF2D20"/>
    <w:rsid w:val="00BF3224"/>
    <w:rsid w:val="00BF3FA7"/>
    <w:rsid w:val="00BF4454"/>
    <w:rsid w:val="00BF4B7D"/>
    <w:rsid w:val="00BF4D69"/>
    <w:rsid w:val="00BF53F9"/>
    <w:rsid w:val="00BF5737"/>
    <w:rsid w:val="00BF5E72"/>
    <w:rsid w:val="00BF60CA"/>
    <w:rsid w:val="00BF60F2"/>
    <w:rsid w:val="00BF6397"/>
    <w:rsid w:val="00BF670E"/>
    <w:rsid w:val="00BF69BC"/>
    <w:rsid w:val="00BF6D61"/>
    <w:rsid w:val="00BF6D6E"/>
    <w:rsid w:val="00BF7A63"/>
    <w:rsid w:val="00BF7CE5"/>
    <w:rsid w:val="00C0012F"/>
    <w:rsid w:val="00C00159"/>
    <w:rsid w:val="00C002E7"/>
    <w:rsid w:val="00C00339"/>
    <w:rsid w:val="00C00413"/>
    <w:rsid w:val="00C00743"/>
    <w:rsid w:val="00C008CD"/>
    <w:rsid w:val="00C00A58"/>
    <w:rsid w:val="00C015E3"/>
    <w:rsid w:val="00C01712"/>
    <w:rsid w:val="00C01A6E"/>
    <w:rsid w:val="00C01D2A"/>
    <w:rsid w:val="00C0207B"/>
    <w:rsid w:val="00C02612"/>
    <w:rsid w:val="00C02B08"/>
    <w:rsid w:val="00C02DFE"/>
    <w:rsid w:val="00C03278"/>
    <w:rsid w:val="00C033E0"/>
    <w:rsid w:val="00C03417"/>
    <w:rsid w:val="00C034C3"/>
    <w:rsid w:val="00C035AB"/>
    <w:rsid w:val="00C03624"/>
    <w:rsid w:val="00C0390F"/>
    <w:rsid w:val="00C039E2"/>
    <w:rsid w:val="00C03A8B"/>
    <w:rsid w:val="00C03DDE"/>
    <w:rsid w:val="00C040AD"/>
    <w:rsid w:val="00C043D5"/>
    <w:rsid w:val="00C044AD"/>
    <w:rsid w:val="00C04535"/>
    <w:rsid w:val="00C056EB"/>
    <w:rsid w:val="00C05D4F"/>
    <w:rsid w:val="00C05DFF"/>
    <w:rsid w:val="00C05EDF"/>
    <w:rsid w:val="00C06BE0"/>
    <w:rsid w:val="00C06F80"/>
    <w:rsid w:val="00C06FE5"/>
    <w:rsid w:val="00C0720F"/>
    <w:rsid w:val="00C07626"/>
    <w:rsid w:val="00C0763D"/>
    <w:rsid w:val="00C07D09"/>
    <w:rsid w:val="00C07EF4"/>
    <w:rsid w:val="00C101F9"/>
    <w:rsid w:val="00C10AE5"/>
    <w:rsid w:val="00C10BE7"/>
    <w:rsid w:val="00C10CF9"/>
    <w:rsid w:val="00C10E4D"/>
    <w:rsid w:val="00C10F18"/>
    <w:rsid w:val="00C11254"/>
    <w:rsid w:val="00C113E1"/>
    <w:rsid w:val="00C117BF"/>
    <w:rsid w:val="00C11BD0"/>
    <w:rsid w:val="00C11F87"/>
    <w:rsid w:val="00C120B0"/>
    <w:rsid w:val="00C12391"/>
    <w:rsid w:val="00C129B3"/>
    <w:rsid w:val="00C12A10"/>
    <w:rsid w:val="00C12CD2"/>
    <w:rsid w:val="00C12CFC"/>
    <w:rsid w:val="00C12DAF"/>
    <w:rsid w:val="00C13140"/>
    <w:rsid w:val="00C1320D"/>
    <w:rsid w:val="00C132AC"/>
    <w:rsid w:val="00C1359A"/>
    <w:rsid w:val="00C13D46"/>
    <w:rsid w:val="00C1468B"/>
    <w:rsid w:val="00C14AF8"/>
    <w:rsid w:val="00C14D77"/>
    <w:rsid w:val="00C1514B"/>
    <w:rsid w:val="00C158B9"/>
    <w:rsid w:val="00C16412"/>
    <w:rsid w:val="00C16704"/>
    <w:rsid w:val="00C16B63"/>
    <w:rsid w:val="00C16BDE"/>
    <w:rsid w:val="00C16CA5"/>
    <w:rsid w:val="00C16D76"/>
    <w:rsid w:val="00C17A21"/>
    <w:rsid w:val="00C17B44"/>
    <w:rsid w:val="00C17EF0"/>
    <w:rsid w:val="00C200DB"/>
    <w:rsid w:val="00C205A5"/>
    <w:rsid w:val="00C207F2"/>
    <w:rsid w:val="00C2099E"/>
    <w:rsid w:val="00C20E47"/>
    <w:rsid w:val="00C20E97"/>
    <w:rsid w:val="00C21443"/>
    <w:rsid w:val="00C2159C"/>
    <w:rsid w:val="00C21853"/>
    <w:rsid w:val="00C22051"/>
    <w:rsid w:val="00C22226"/>
    <w:rsid w:val="00C225DF"/>
    <w:rsid w:val="00C22CCB"/>
    <w:rsid w:val="00C22DC6"/>
    <w:rsid w:val="00C22E43"/>
    <w:rsid w:val="00C231FD"/>
    <w:rsid w:val="00C2355E"/>
    <w:rsid w:val="00C2374B"/>
    <w:rsid w:val="00C23D03"/>
    <w:rsid w:val="00C23EF7"/>
    <w:rsid w:val="00C2453E"/>
    <w:rsid w:val="00C24AAB"/>
    <w:rsid w:val="00C25259"/>
    <w:rsid w:val="00C25C50"/>
    <w:rsid w:val="00C25E33"/>
    <w:rsid w:val="00C26367"/>
    <w:rsid w:val="00C265FD"/>
    <w:rsid w:val="00C26793"/>
    <w:rsid w:val="00C2688E"/>
    <w:rsid w:val="00C27CF3"/>
    <w:rsid w:val="00C27E3A"/>
    <w:rsid w:val="00C3073A"/>
    <w:rsid w:val="00C30A3A"/>
    <w:rsid w:val="00C30A75"/>
    <w:rsid w:val="00C30F21"/>
    <w:rsid w:val="00C30FEA"/>
    <w:rsid w:val="00C311EE"/>
    <w:rsid w:val="00C3140F"/>
    <w:rsid w:val="00C318AE"/>
    <w:rsid w:val="00C31A01"/>
    <w:rsid w:val="00C31A2B"/>
    <w:rsid w:val="00C31D08"/>
    <w:rsid w:val="00C31E85"/>
    <w:rsid w:val="00C31F72"/>
    <w:rsid w:val="00C32A79"/>
    <w:rsid w:val="00C32A96"/>
    <w:rsid w:val="00C32C46"/>
    <w:rsid w:val="00C32D64"/>
    <w:rsid w:val="00C331BC"/>
    <w:rsid w:val="00C335CB"/>
    <w:rsid w:val="00C33A3B"/>
    <w:rsid w:val="00C33AAE"/>
    <w:rsid w:val="00C33B7D"/>
    <w:rsid w:val="00C3419B"/>
    <w:rsid w:val="00C3421F"/>
    <w:rsid w:val="00C34F2A"/>
    <w:rsid w:val="00C34F59"/>
    <w:rsid w:val="00C350E7"/>
    <w:rsid w:val="00C35445"/>
    <w:rsid w:val="00C358B7"/>
    <w:rsid w:val="00C35B32"/>
    <w:rsid w:val="00C35BEE"/>
    <w:rsid w:val="00C35F3F"/>
    <w:rsid w:val="00C360E7"/>
    <w:rsid w:val="00C362EA"/>
    <w:rsid w:val="00C366F5"/>
    <w:rsid w:val="00C36736"/>
    <w:rsid w:val="00C36EFD"/>
    <w:rsid w:val="00C370B8"/>
    <w:rsid w:val="00C374E1"/>
    <w:rsid w:val="00C375FC"/>
    <w:rsid w:val="00C37E43"/>
    <w:rsid w:val="00C37E7A"/>
    <w:rsid w:val="00C37F71"/>
    <w:rsid w:val="00C4046D"/>
    <w:rsid w:val="00C40607"/>
    <w:rsid w:val="00C40754"/>
    <w:rsid w:val="00C407C7"/>
    <w:rsid w:val="00C40B2F"/>
    <w:rsid w:val="00C40C89"/>
    <w:rsid w:val="00C40E03"/>
    <w:rsid w:val="00C4196E"/>
    <w:rsid w:val="00C41A86"/>
    <w:rsid w:val="00C41BA8"/>
    <w:rsid w:val="00C41C3E"/>
    <w:rsid w:val="00C41F21"/>
    <w:rsid w:val="00C42826"/>
    <w:rsid w:val="00C42873"/>
    <w:rsid w:val="00C42E2E"/>
    <w:rsid w:val="00C43400"/>
    <w:rsid w:val="00C43BE3"/>
    <w:rsid w:val="00C43D45"/>
    <w:rsid w:val="00C44391"/>
    <w:rsid w:val="00C44989"/>
    <w:rsid w:val="00C45061"/>
    <w:rsid w:val="00C450A3"/>
    <w:rsid w:val="00C450F8"/>
    <w:rsid w:val="00C45365"/>
    <w:rsid w:val="00C4557C"/>
    <w:rsid w:val="00C455DB"/>
    <w:rsid w:val="00C456AA"/>
    <w:rsid w:val="00C456EA"/>
    <w:rsid w:val="00C458DB"/>
    <w:rsid w:val="00C45A9E"/>
    <w:rsid w:val="00C45EA1"/>
    <w:rsid w:val="00C45F3D"/>
    <w:rsid w:val="00C462D5"/>
    <w:rsid w:val="00C46E8A"/>
    <w:rsid w:val="00C4725B"/>
    <w:rsid w:val="00C474C9"/>
    <w:rsid w:val="00C47C46"/>
    <w:rsid w:val="00C50174"/>
    <w:rsid w:val="00C505E1"/>
    <w:rsid w:val="00C50768"/>
    <w:rsid w:val="00C50776"/>
    <w:rsid w:val="00C512A7"/>
    <w:rsid w:val="00C51469"/>
    <w:rsid w:val="00C514B3"/>
    <w:rsid w:val="00C5155D"/>
    <w:rsid w:val="00C5198E"/>
    <w:rsid w:val="00C5199F"/>
    <w:rsid w:val="00C51CB5"/>
    <w:rsid w:val="00C51EBE"/>
    <w:rsid w:val="00C51FD3"/>
    <w:rsid w:val="00C52272"/>
    <w:rsid w:val="00C5231A"/>
    <w:rsid w:val="00C53A73"/>
    <w:rsid w:val="00C53FA3"/>
    <w:rsid w:val="00C54533"/>
    <w:rsid w:val="00C548B1"/>
    <w:rsid w:val="00C54CE2"/>
    <w:rsid w:val="00C5508F"/>
    <w:rsid w:val="00C55305"/>
    <w:rsid w:val="00C554DB"/>
    <w:rsid w:val="00C556EB"/>
    <w:rsid w:val="00C55AE8"/>
    <w:rsid w:val="00C55DB0"/>
    <w:rsid w:val="00C563BA"/>
    <w:rsid w:val="00C56F19"/>
    <w:rsid w:val="00C5702F"/>
    <w:rsid w:val="00C5777C"/>
    <w:rsid w:val="00C579B3"/>
    <w:rsid w:val="00C60E71"/>
    <w:rsid w:val="00C614A1"/>
    <w:rsid w:val="00C616E9"/>
    <w:rsid w:val="00C61BFB"/>
    <w:rsid w:val="00C61DEF"/>
    <w:rsid w:val="00C62433"/>
    <w:rsid w:val="00C62740"/>
    <w:rsid w:val="00C628FA"/>
    <w:rsid w:val="00C629D6"/>
    <w:rsid w:val="00C62DB8"/>
    <w:rsid w:val="00C62ED4"/>
    <w:rsid w:val="00C63363"/>
    <w:rsid w:val="00C6387F"/>
    <w:rsid w:val="00C63B75"/>
    <w:rsid w:val="00C63DFE"/>
    <w:rsid w:val="00C63EE2"/>
    <w:rsid w:val="00C644A3"/>
    <w:rsid w:val="00C644C9"/>
    <w:rsid w:val="00C649FE"/>
    <w:rsid w:val="00C65000"/>
    <w:rsid w:val="00C65200"/>
    <w:rsid w:val="00C653A2"/>
    <w:rsid w:val="00C658B3"/>
    <w:rsid w:val="00C65A98"/>
    <w:rsid w:val="00C65B5A"/>
    <w:rsid w:val="00C6646B"/>
    <w:rsid w:val="00C66777"/>
    <w:rsid w:val="00C669A6"/>
    <w:rsid w:val="00C66B8A"/>
    <w:rsid w:val="00C66C00"/>
    <w:rsid w:val="00C66DDA"/>
    <w:rsid w:val="00C66E49"/>
    <w:rsid w:val="00C67207"/>
    <w:rsid w:val="00C67484"/>
    <w:rsid w:val="00C674AD"/>
    <w:rsid w:val="00C679B4"/>
    <w:rsid w:val="00C67A4F"/>
    <w:rsid w:val="00C67E24"/>
    <w:rsid w:val="00C67E78"/>
    <w:rsid w:val="00C701C1"/>
    <w:rsid w:val="00C7031D"/>
    <w:rsid w:val="00C7079F"/>
    <w:rsid w:val="00C70D5E"/>
    <w:rsid w:val="00C712A0"/>
    <w:rsid w:val="00C7137B"/>
    <w:rsid w:val="00C715DE"/>
    <w:rsid w:val="00C716FF"/>
    <w:rsid w:val="00C71A75"/>
    <w:rsid w:val="00C721A9"/>
    <w:rsid w:val="00C72762"/>
    <w:rsid w:val="00C729BF"/>
    <w:rsid w:val="00C72B1C"/>
    <w:rsid w:val="00C72FA7"/>
    <w:rsid w:val="00C7321F"/>
    <w:rsid w:val="00C733E6"/>
    <w:rsid w:val="00C73528"/>
    <w:rsid w:val="00C73A6C"/>
    <w:rsid w:val="00C73B65"/>
    <w:rsid w:val="00C74BF9"/>
    <w:rsid w:val="00C74E43"/>
    <w:rsid w:val="00C7525D"/>
    <w:rsid w:val="00C75449"/>
    <w:rsid w:val="00C7591C"/>
    <w:rsid w:val="00C75A12"/>
    <w:rsid w:val="00C75DE3"/>
    <w:rsid w:val="00C75E30"/>
    <w:rsid w:val="00C75FDE"/>
    <w:rsid w:val="00C76BAD"/>
    <w:rsid w:val="00C774B7"/>
    <w:rsid w:val="00C77C49"/>
    <w:rsid w:val="00C80050"/>
    <w:rsid w:val="00C80112"/>
    <w:rsid w:val="00C80915"/>
    <w:rsid w:val="00C80BC0"/>
    <w:rsid w:val="00C80E6B"/>
    <w:rsid w:val="00C812F1"/>
    <w:rsid w:val="00C81344"/>
    <w:rsid w:val="00C814A9"/>
    <w:rsid w:val="00C81F61"/>
    <w:rsid w:val="00C826CE"/>
    <w:rsid w:val="00C82A9C"/>
    <w:rsid w:val="00C82CA9"/>
    <w:rsid w:val="00C8316C"/>
    <w:rsid w:val="00C831B4"/>
    <w:rsid w:val="00C83226"/>
    <w:rsid w:val="00C833A0"/>
    <w:rsid w:val="00C8350E"/>
    <w:rsid w:val="00C836A9"/>
    <w:rsid w:val="00C836F8"/>
    <w:rsid w:val="00C837C2"/>
    <w:rsid w:val="00C83AF7"/>
    <w:rsid w:val="00C83F8F"/>
    <w:rsid w:val="00C840FB"/>
    <w:rsid w:val="00C84541"/>
    <w:rsid w:val="00C8576D"/>
    <w:rsid w:val="00C85ECC"/>
    <w:rsid w:val="00C8676D"/>
    <w:rsid w:val="00C867BE"/>
    <w:rsid w:val="00C867CB"/>
    <w:rsid w:val="00C86ECF"/>
    <w:rsid w:val="00C86EEB"/>
    <w:rsid w:val="00C86EEC"/>
    <w:rsid w:val="00C87113"/>
    <w:rsid w:val="00C873FF"/>
    <w:rsid w:val="00C87553"/>
    <w:rsid w:val="00C87A75"/>
    <w:rsid w:val="00C87E78"/>
    <w:rsid w:val="00C90190"/>
    <w:rsid w:val="00C9040B"/>
    <w:rsid w:val="00C90840"/>
    <w:rsid w:val="00C90931"/>
    <w:rsid w:val="00C90AAD"/>
    <w:rsid w:val="00C90C72"/>
    <w:rsid w:val="00C90D0A"/>
    <w:rsid w:val="00C9104F"/>
    <w:rsid w:val="00C916B7"/>
    <w:rsid w:val="00C918B0"/>
    <w:rsid w:val="00C92363"/>
    <w:rsid w:val="00C92441"/>
    <w:rsid w:val="00C92745"/>
    <w:rsid w:val="00C92AEE"/>
    <w:rsid w:val="00C93329"/>
    <w:rsid w:val="00C93334"/>
    <w:rsid w:val="00C93335"/>
    <w:rsid w:val="00C93B69"/>
    <w:rsid w:val="00C941F2"/>
    <w:rsid w:val="00C94398"/>
    <w:rsid w:val="00C944C3"/>
    <w:rsid w:val="00C949FB"/>
    <w:rsid w:val="00C94D05"/>
    <w:rsid w:val="00C94D7B"/>
    <w:rsid w:val="00C94EEE"/>
    <w:rsid w:val="00C954B7"/>
    <w:rsid w:val="00C957D3"/>
    <w:rsid w:val="00C95F18"/>
    <w:rsid w:val="00C97047"/>
    <w:rsid w:val="00C973F1"/>
    <w:rsid w:val="00C974BD"/>
    <w:rsid w:val="00C97ABE"/>
    <w:rsid w:val="00C97BDE"/>
    <w:rsid w:val="00C97D89"/>
    <w:rsid w:val="00CA0219"/>
    <w:rsid w:val="00CA0443"/>
    <w:rsid w:val="00CA04A7"/>
    <w:rsid w:val="00CA06C8"/>
    <w:rsid w:val="00CA0818"/>
    <w:rsid w:val="00CA0BB7"/>
    <w:rsid w:val="00CA1329"/>
    <w:rsid w:val="00CA15D0"/>
    <w:rsid w:val="00CA1648"/>
    <w:rsid w:val="00CA177A"/>
    <w:rsid w:val="00CA1EAB"/>
    <w:rsid w:val="00CA2103"/>
    <w:rsid w:val="00CA222A"/>
    <w:rsid w:val="00CA222D"/>
    <w:rsid w:val="00CA246E"/>
    <w:rsid w:val="00CA2FF3"/>
    <w:rsid w:val="00CA330F"/>
    <w:rsid w:val="00CA3857"/>
    <w:rsid w:val="00CA3BD6"/>
    <w:rsid w:val="00CA4274"/>
    <w:rsid w:val="00CA4373"/>
    <w:rsid w:val="00CA483F"/>
    <w:rsid w:val="00CA4C20"/>
    <w:rsid w:val="00CA4E72"/>
    <w:rsid w:val="00CA5385"/>
    <w:rsid w:val="00CA5549"/>
    <w:rsid w:val="00CA6162"/>
    <w:rsid w:val="00CA61D6"/>
    <w:rsid w:val="00CA669F"/>
    <w:rsid w:val="00CA679B"/>
    <w:rsid w:val="00CA6C6E"/>
    <w:rsid w:val="00CA6E0C"/>
    <w:rsid w:val="00CA706C"/>
    <w:rsid w:val="00CA737B"/>
    <w:rsid w:val="00CA73FF"/>
    <w:rsid w:val="00CA7E04"/>
    <w:rsid w:val="00CA7EA3"/>
    <w:rsid w:val="00CB000C"/>
    <w:rsid w:val="00CB0585"/>
    <w:rsid w:val="00CB07F8"/>
    <w:rsid w:val="00CB0BC3"/>
    <w:rsid w:val="00CB11C3"/>
    <w:rsid w:val="00CB1348"/>
    <w:rsid w:val="00CB14D0"/>
    <w:rsid w:val="00CB18B3"/>
    <w:rsid w:val="00CB18B6"/>
    <w:rsid w:val="00CB1ECD"/>
    <w:rsid w:val="00CB2020"/>
    <w:rsid w:val="00CB2702"/>
    <w:rsid w:val="00CB2C33"/>
    <w:rsid w:val="00CB30BF"/>
    <w:rsid w:val="00CB38D0"/>
    <w:rsid w:val="00CB3A6D"/>
    <w:rsid w:val="00CB3C71"/>
    <w:rsid w:val="00CB4097"/>
    <w:rsid w:val="00CB428D"/>
    <w:rsid w:val="00CB4404"/>
    <w:rsid w:val="00CB4423"/>
    <w:rsid w:val="00CB4A84"/>
    <w:rsid w:val="00CB5533"/>
    <w:rsid w:val="00CB5686"/>
    <w:rsid w:val="00CB56FA"/>
    <w:rsid w:val="00CB573E"/>
    <w:rsid w:val="00CB58CD"/>
    <w:rsid w:val="00CB5C58"/>
    <w:rsid w:val="00CB5E35"/>
    <w:rsid w:val="00CB5E66"/>
    <w:rsid w:val="00CB6030"/>
    <w:rsid w:val="00CB60D7"/>
    <w:rsid w:val="00CB63D2"/>
    <w:rsid w:val="00CB66BA"/>
    <w:rsid w:val="00CB672E"/>
    <w:rsid w:val="00CB68BB"/>
    <w:rsid w:val="00CB696C"/>
    <w:rsid w:val="00CB6B25"/>
    <w:rsid w:val="00CB6DFC"/>
    <w:rsid w:val="00CB6FF2"/>
    <w:rsid w:val="00CB70BA"/>
    <w:rsid w:val="00CB77AB"/>
    <w:rsid w:val="00CB7CC6"/>
    <w:rsid w:val="00CB7E2F"/>
    <w:rsid w:val="00CC0095"/>
    <w:rsid w:val="00CC090F"/>
    <w:rsid w:val="00CC099B"/>
    <w:rsid w:val="00CC0A0A"/>
    <w:rsid w:val="00CC0CB2"/>
    <w:rsid w:val="00CC0D64"/>
    <w:rsid w:val="00CC1031"/>
    <w:rsid w:val="00CC18E3"/>
    <w:rsid w:val="00CC19DA"/>
    <w:rsid w:val="00CC28FA"/>
    <w:rsid w:val="00CC2EF8"/>
    <w:rsid w:val="00CC34EA"/>
    <w:rsid w:val="00CC377C"/>
    <w:rsid w:val="00CC3781"/>
    <w:rsid w:val="00CC39AD"/>
    <w:rsid w:val="00CC3D1C"/>
    <w:rsid w:val="00CC3DD1"/>
    <w:rsid w:val="00CC40B8"/>
    <w:rsid w:val="00CC43DD"/>
    <w:rsid w:val="00CC447D"/>
    <w:rsid w:val="00CC463D"/>
    <w:rsid w:val="00CC4BA2"/>
    <w:rsid w:val="00CC4BD9"/>
    <w:rsid w:val="00CC5074"/>
    <w:rsid w:val="00CC5716"/>
    <w:rsid w:val="00CC5955"/>
    <w:rsid w:val="00CC5CEB"/>
    <w:rsid w:val="00CC5DB9"/>
    <w:rsid w:val="00CC5E53"/>
    <w:rsid w:val="00CC6344"/>
    <w:rsid w:val="00CC6669"/>
    <w:rsid w:val="00CC67C9"/>
    <w:rsid w:val="00CC6A1F"/>
    <w:rsid w:val="00CC6A37"/>
    <w:rsid w:val="00CC6EA1"/>
    <w:rsid w:val="00CC726F"/>
    <w:rsid w:val="00CC776F"/>
    <w:rsid w:val="00CC7B40"/>
    <w:rsid w:val="00CC7BED"/>
    <w:rsid w:val="00CC7C2E"/>
    <w:rsid w:val="00CC7CEA"/>
    <w:rsid w:val="00CC7EC9"/>
    <w:rsid w:val="00CC7ED7"/>
    <w:rsid w:val="00CC7F9A"/>
    <w:rsid w:val="00CD0117"/>
    <w:rsid w:val="00CD0640"/>
    <w:rsid w:val="00CD06E7"/>
    <w:rsid w:val="00CD085A"/>
    <w:rsid w:val="00CD10A6"/>
    <w:rsid w:val="00CD136A"/>
    <w:rsid w:val="00CD13CF"/>
    <w:rsid w:val="00CD13D1"/>
    <w:rsid w:val="00CD16D0"/>
    <w:rsid w:val="00CD16F5"/>
    <w:rsid w:val="00CD1976"/>
    <w:rsid w:val="00CD1DD6"/>
    <w:rsid w:val="00CD236C"/>
    <w:rsid w:val="00CD2CB7"/>
    <w:rsid w:val="00CD2CC9"/>
    <w:rsid w:val="00CD2D80"/>
    <w:rsid w:val="00CD2E94"/>
    <w:rsid w:val="00CD2F85"/>
    <w:rsid w:val="00CD30C6"/>
    <w:rsid w:val="00CD34F7"/>
    <w:rsid w:val="00CD358F"/>
    <w:rsid w:val="00CD3799"/>
    <w:rsid w:val="00CD3A3A"/>
    <w:rsid w:val="00CD45A6"/>
    <w:rsid w:val="00CD49CD"/>
    <w:rsid w:val="00CD4CF0"/>
    <w:rsid w:val="00CD4F58"/>
    <w:rsid w:val="00CD551C"/>
    <w:rsid w:val="00CD5978"/>
    <w:rsid w:val="00CD5E32"/>
    <w:rsid w:val="00CD6F3F"/>
    <w:rsid w:val="00CD6F57"/>
    <w:rsid w:val="00CD6F69"/>
    <w:rsid w:val="00CD7162"/>
    <w:rsid w:val="00CD71AD"/>
    <w:rsid w:val="00CD7293"/>
    <w:rsid w:val="00CD78DA"/>
    <w:rsid w:val="00CD7CC1"/>
    <w:rsid w:val="00CD7E81"/>
    <w:rsid w:val="00CD7F96"/>
    <w:rsid w:val="00CE00AD"/>
    <w:rsid w:val="00CE00DE"/>
    <w:rsid w:val="00CE0AE2"/>
    <w:rsid w:val="00CE0D03"/>
    <w:rsid w:val="00CE0EE9"/>
    <w:rsid w:val="00CE199E"/>
    <w:rsid w:val="00CE1A9F"/>
    <w:rsid w:val="00CE1F90"/>
    <w:rsid w:val="00CE22F2"/>
    <w:rsid w:val="00CE2379"/>
    <w:rsid w:val="00CE266F"/>
    <w:rsid w:val="00CE282E"/>
    <w:rsid w:val="00CE2991"/>
    <w:rsid w:val="00CE2C02"/>
    <w:rsid w:val="00CE34CC"/>
    <w:rsid w:val="00CE355C"/>
    <w:rsid w:val="00CE3589"/>
    <w:rsid w:val="00CE3756"/>
    <w:rsid w:val="00CE3D90"/>
    <w:rsid w:val="00CE3E76"/>
    <w:rsid w:val="00CE419E"/>
    <w:rsid w:val="00CE4213"/>
    <w:rsid w:val="00CE5495"/>
    <w:rsid w:val="00CE5A95"/>
    <w:rsid w:val="00CE5ABA"/>
    <w:rsid w:val="00CE62B9"/>
    <w:rsid w:val="00CE6333"/>
    <w:rsid w:val="00CE67E3"/>
    <w:rsid w:val="00CE7DD7"/>
    <w:rsid w:val="00CE7F08"/>
    <w:rsid w:val="00CE7F42"/>
    <w:rsid w:val="00CE7FA0"/>
    <w:rsid w:val="00CE7FEA"/>
    <w:rsid w:val="00CF027A"/>
    <w:rsid w:val="00CF07B5"/>
    <w:rsid w:val="00CF0816"/>
    <w:rsid w:val="00CF098B"/>
    <w:rsid w:val="00CF0A93"/>
    <w:rsid w:val="00CF0BF6"/>
    <w:rsid w:val="00CF0DA3"/>
    <w:rsid w:val="00CF0E86"/>
    <w:rsid w:val="00CF0EC1"/>
    <w:rsid w:val="00CF14A6"/>
    <w:rsid w:val="00CF1607"/>
    <w:rsid w:val="00CF16C4"/>
    <w:rsid w:val="00CF1774"/>
    <w:rsid w:val="00CF1D5D"/>
    <w:rsid w:val="00CF2000"/>
    <w:rsid w:val="00CF24B5"/>
    <w:rsid w:val="00CF278E"/>
    <w:rsid w:val="00CF2885"/>
    <w:rsid w:val="00CF2DA0"/>
    <w:rsid w:val="00CF2ED8"/>
    <w:rsid w:val="00CF3974"/>
    <w:rsid w:val="00CF3C64"/>
    <w:rsid w:val="00CF3CAF"/>
    <w:rsid w:val="00CF41AB"/>
    <w:rsid w:val="00CF4301"/>
    <w:rsid w:val="00CF45B7"/>
    <w:rsid w:val="00CF5220"/>
    <w:rsid w:val="00CF561D"/>
    <w:rsid w:val="00CF596B"/>
    <w:rsid w:val="00CF60E3"/>
    <w:rsid w:val="00CF6175"/>
    <w:rsid w:val="00CF63F5"/>
    <w:rsid w:val="00CF6927"/>
    <w:rsid w:val="00CF6B7E"/>
    <w:rsid w:val="00CF6D5C"/>
    <w:rsid w:val="00CF6DF5"/>
    <w:rsid w:val="00CF6E5A"/>
    <w:rsid w:val="00CF71C5"/>
    <w:rsid w:val="00CF7256"/>
    <w:rsid w:val="00CF740A"/>
    <w:rsid w:val="00CF7E61"/>
    <w:rsid w:val="00D00132"/>
    <w:rsid w:val="00D00AAD"/>
    <w:rsid w:val="00D00D71"/>
    <w:rsid w:val="00D00E8C"/>
    <w:rsid w:val="00D011F0"/>
    <w:rsid w:val="00D01505"/>
    <w:rsid w:val="00D01723"/>
    <w:rsid w:val="00D017A1"/>
    <w:rsid w:val="00D01CB1"/>
    <w:rsid w:val="00D01E90"/>
    <w:rsid w:val="00D01F52"/>
    <w:rsid w:val="00D01FBE"/>
    <w:rsid w:val="00D02544"/>
    <w:rsid w:val="00D02D62"/>
    <w:rsid w:val="00D02DEF"/>
    <w:rsid w:val="00D02E75"/>
    <w:rsid w:val="00D03090"/>
    <w:rsid w:val="00D036EC"/>
    <w:rsid w:val="00D036F3"/>
    <w:rsid w:val="00D0376E"/>
    <w:rsid w:val="00D037EC"/>
    <w:rsid w:val="00D04663"/>
    <w:rsid w:val="00D04725"/>
    <w:rsid w:val="00D048DE"/>
    <w:rsid w:val="00D04AE7"/>
    <w:rsid w:val="00D04BC6"/>
    <w:rsid w:val="00D05014"/>
    <w:rsid w:val="00D0519F"/>
    <w:rsid w:val="00D05280"/>
    <w:rsid w:val="00D05657"/>
    <w:rsid w:val="00D05A05"/>
    <w:rsid w:val="00D05CCF"/>
    <w:rsid w:val="00D05E9F"/>
    <w:rsid w:val="00D05FA5"/>
    <w:rsid w:val="00D060A3"/>
    <w:rsid w:val="00D060F2"/>
    <w:rsid w:val="00D06607"/>
    <w:rsid w:val="00D06B4A"/>
    <w:rsid w:val="00D06CFF"/>
    <w:rsid w:val="00D06D11"/>
    <w:rsid w:val="00D0701F"/>
    <w:rsid w:val="00D0781E"/>
    <w:rsid w:val="00D07C12"/>
    <w:rsid w:val="00D07C2C"/>
    <w:rsid w:val="00D10655"/>
    <w:rsid w:val="00D106D4"/>
    <w:rsid w:val="00D112BD"/>
    <w:rsid w:val="00D125C4"/>
    <w:rsid w:val="00D12600"/>
    <w:rsid w:val="00D129FF"/>
    <w:rsid w:val="00D12A6B"/>
    <w:rsid w:val="00D12B0E"/>
    <w:rsid w:val="00D12CD2"/>
    <w:rsid w:val="00D12FB0"/>
    <w:rsid w:val="00D13055"/>
    <w:rsid w:val="00D13768"/>
    <w:rsid w:val="00D13D10"/>
    <w:rsid w:val="00D1488E"/>
    <w:rsid w:val="00D1509B"/>
    <w:rsid w:val="00D1516B"/>
    <w:rsid w:val="00D15628"/>
    <w:rsid w:val="00D157FC"/>
    <w:rsid w:val="00D15940"/>
    <w:rsid w:val="00D15CE2"/>
    <w:rsid w:val="00D15DFA"/>
    <w:rsid w:val="00D16111"/>
    <w:rsid w:val="00D1708F"/>
    <w:rsid w:val="00D17214"/>
    <w:rsid w:val="00D17471"/>
    <w:rsid w:val="00D17635"/>
    <w:rsid w:val="00D17C25"/>
    <w:rsid w:val="00D17C2B"/>
    <w:rsid w:val="00D17DAD"/>
    <w:rsid w:val="00D200CE"/>
    <w:rsid w:val="00D2047E"/>
    <w:rsid w:val="00D2057C"/>
    <w:rsid w:val="00D20837"/>
    <w:rsid w:val="00D20A91"/>
    <w:rsid w:val="00D20C32"/>
    <w:rsid w:val="00D20C42"/>
    <w:rsid w:val="00D20D15"/>
    <w:rsid w:val="00D214A6"/>
    <w:rsid w:val="00D21666"/>
    <w:rsid w:val="00D216F0"/>
    <w:rsid w:val="00D2180D"/>
    <w:rsid w:val="00D21A6F"/>
    <w:rsid w:val="00D21EB3"/>
    <w:rsid w:val="00D21FE0"/>
    <w:rsid w:val="00D2236B"/>
    <w:rsid w:val="00D225FF"/>
    <w:rsid w:val="00D22A05"/>
    <w:rsid w:val="00D22A79"/>
    <w:rsid w:val="00D22BB0"/>
    <w:rsid w:val="00D22DF7"/>
    <w:rsid w:val="00D22EB5"/>
    <w:rsid w:val="00D23174"/>
    <w:rsid w:val="00D23666"/>
    <w:rsid w:val="00D236EE"/>
    <w:rsid w:val="00D243A5"/>
    <w:rsid w:val="00D24610"/>
    <w:rsid w:val="00D24884"/>
    <w:rsid w:val="00D25803"/>
    <w:rsid w:val="00D25C03"/>
    <w:rsid w:val="00D25C83"/>
    <w:rsid w:val="00D2604F"/>
    <w:rsid w:val="00D26B75"/>
    <w:rsid w:val="00D27E05"/>
    <w:rsid w:val="00D30154"/>
    <w:rsid w:val="00D302DA"/>
    <w:rsid w:val="00D304E5"/>
    <w:rsid w:val="00D30793"/>
    <w:rsid w:val="00D308F9"/>
    <w:rsid w:val="00D31050"/>
    <w:rsid w:val="00D31199"/>
    <w:rsid w:val="00D31D1B"/>
    <w:rsid w:val="00D32487"/>
    <w:rsid w:val="00D326C1"/>
    <w:rsid w:val="00D326F5"/>
    <w:rsid w:val="00D327DA"/>
    <w:rsid w:val="00D32BA5"/>
    <w:rsid w:val="00D33626"/>
    <w:rsid w:val="00D33950"/>
    <w:rsid w:val="00D33E95"/>
    <w:rsid w:val="00D34029"/>
    <w:rsid w:val="00D341BE"/>
    <w:rsid w:val="00D34692"/>
    <w:rsid w:val="00D34996"/>
    <w:rsid w:val="00D35297"/>
    <w:rsid w:val="00D358E1"/>
    <w:rsid w:val="00D367D4"/>
    <w:rsid w:val="00D377C7"/>
    <w:rsid w:val="00D37B33"/>
    <w:rsid w:val="00D40201"/>
    <w:rsid w:val="00D4020E"/>
    <w:rsid w:val="00D4036A"/>
    <w:rsid w:val="00D40422"/>
    <w:rsid w:val="00D406F5"/>
    <w:rsid w:val="00D40C9E"/>
    <w:rsid w:val="00D41134"/>
    <w:rsid w:val="00D413A7"/>
    <w:rsid w:val="00D413EE"/>
    <w:rsid w:val="00D41450"/>
    <w:rsid w:val="00D4188D"/>
    <w:rsid w:val="00D41B3A"/>
    <w:rsid w:val="00D41B49"/>
    <w:rsid w:val="00D41C1B"/>
    <w:rsid w:val="00D41D43"/>
    <w:rsid w:val="00D4221B"/>
    <w:rsid w:val="00D42277"/>
    <w:rsid w:val="00D425C1"/>
    <w:rsid w:val="00D427D5"/>
    <w:rsid w:val="00D42FFC"/>
    <w:rsid w:val="00D432C6"/>
    <w:rsid w:val="00D4359D"/>
    <w:rsid w:val="00D43B4E"/>
    <w:rsid w:val="00D44622"/>
    <w:rsid w:val="00D44736"/>
    <w:rsid w:val="00D44D70"/>
    <w:rsid w:val="00D45337"/>
    <w:rsid w:val="00D453FF"/>
    <w:rsid w:val="00D456C8"/>
    <w:rsid w:val="00D458EC"/>
    <w:rsid w:val="00D45B03"/>
    <w:rsid w:val="00D45DFA"/>
    <w:rsid w:val="00D45F3E"/>
    <w:rsid w:val="00D4656B"/>
    <w:rsid w:val="00D46582"/>
    <w:rsid w:val="00D465C3"/>
    <w:rsid w:val="00D467F7"/>
    <w:rsid w:val="00D46827"/>
    <w:rsid w:val="00D46C3D"/>
    <w:rsid w:val="00D46EC1"/>
    <w:rsid w:val="00D46F3C"/>
    <w:rsid w:val="00D47015"/>
    <w:rsid w:val="00D4723D"/>
    <w:rsid w:val="00D4784A"/>
    <w:rsid w:val="00D47C6D"/>
    <w:rsid w:val="00D47D9F"/>
    <w:rsid w:val="00D501CB"/>
    <w:rsid w:val="00D50506"/>
    <w:rsid w:val="00D50527"/>
    <w:rsid w:val="00D50F68"/>
    <w:rsid w:val="00D51180"/>
    <w:rsid w:val="00D512DA"/>
    <w:rsid w:val="00D517AF"/>
    <w:rsid w:val="00D51AA5"/>
    <w:rsid w:val="00D51D6F"/>
    <w:rsid w:val="00D526D9"/>
    <w:rsid w:val="00D527A1"/>
    <w:rsid w:val="00D52ABD"/>
    <w:rsid w:val="00D53321"/>
    <w:rsid w:val="00D533A0"/>
    <w:rsid w:val="00D53A09"/>
    <w:rsid w:val="00D53A6C"/>
    <w:rsid w:val="00D53F1C"/>
    <w:rsid w:val="00D5525D"/>
    <w:rsid w:val="00D557C1"/>
    <w:rsid w:val="00D557D8"/>
    <w:rsid w:val="00D55E11"/>
    <w:rsid w:val="00D560AE"/>
    <w:rsid w:val="00D562A7"/>
    <w:rsid w:val="00D565B6"/>
    <w:rsid w:val="00D565C0"/>
    <w:rsid w:val="00D56689"/>
    <w:rsid w:val="00D56932"/>
    <w:rsid w:val="00D56B73"/>
    <w:rsid w:val="00D5715B"/>
    <w:rsid w:val="00D57792"/>
    <w:rsid w:val="00D577A0"/>
    <w:rsid w:val="00D57C1A"/>
    <w:rsid w:val="00D57D20"/>
    <w:rsid w:val="00D57D21"/>
    <w:rsid w:val="00D57D75"/>
    <w:rsid w:val="00D603AE"/>
    <w:rsid w:val="00D6046A"/>
    <w:rsid w:val="00D60709"/>
    <w:rsid w:val="00D60F5B"/>
    <w:rsid w:val="00D60F73"/>
    <w:rsid w:val="00D61088"/>
    <w:rsid w:val="00D61331"/>
    <w:rsid w:val="00D6161E"/>
    <w:rsid w:val="00D61BFE"/>
    <w:rsid w:val="00D61D02"/>
    <w:rsid w:val="00D61D42"/>
    <w:rsid w:val="00D61F32"/>
    <w:rsid w:val="00D61FA8"/>
    <w:rsid w:val="00D622A0"/>
    <w:rsid w:val="00D622E2"/>
    <w:rsid w:val="00D622E7"/>
    <w:rsid w:val="00D62768"/>
    <w:rsid w:val="00D62BDA"/>
    <w:rsid w:val="00D6310D"/>
    <w:rsid w:val="00D631E7"/>
    <w:rsid w:val="00D63363"/>
    <w:rsid w:val="00D634C6"/>
    <w:rsid w:val="00D63527"/>
    <w:rsid w:val="00D63B26"/>
    <w:rsid w:val="00D63C41"/>
    <w:rsid w:val="00D63CFF"/>
    <w:rsid w:val="00D63EEF"/>
    <w:rsid w:val="00D64317"/>
    <w:rsid w:val="00D644F4"/>
    <w:rsid w:val="00D64720"/>
    <w:rsid w:val="00D64B7A"/>
    <w:rsid w:val="00D64E13"/>
    <w:rsid w:val="00D652A8"/>
    <w:rsid w:val="00D65718"/>
    <w:rsid w:val="00D657C9"/>
    <w:rsid w:val="00D65CE5"/>
    <w:rsid w:val="00D65DE7"/>
    <w:rsid w:val="00D663BD"/>
    <w:rsid w:val="00D664FA"/>
    <w:rsid w:val="00D66740"/>
    <w:rsid w:val="00D66E2B"/>
    <w:rsid w:val="00D6745F"/>
    <w:rsid w:val="00D674BD"/>
    <w:rsid w:val="00D67905"/>
    <w:rsid w:val="00D67DA4"/>
    <w:rsid w:val="00D67E3E"/>
    <w:rsid w:val="00D70361"/>
    <w:rsid w:val="00D70376"/>
    <w:rsid w:val="00D70583"/>
    <w:rsid w:val="00D7061C"/>
    <w:rsid w:val="00D7081B"/>
    <w:rsid w:val="00D70A70"/>
    <w:rsid w:val="00D70E46"/>
    <w:rsid w:val="00D70E97"/>
    <w:rsid w:val="00D70F45"/>
    <w:rsid w:val="00D710D7"/>
    <w:rsid w:val="00D71489"/>
    <w:rsid w:val="00D714BF"/>
    <w:rsid w:val="00D7158C"/>
    <w:rsid w:val="00D716E9"/>
    <w:rsid w:val="00D71953"/>
    <w:rsid w:val="00D71F32"/>
    <w:rsid w:val="00D71F71"/>
    <w:rsid w:val="00D7229C"/>
    <w:rsid w:val="00D7243A"/>
    <w:rsid w:val="00D726CA"/>
    <w:rsid w:val="00D72A5D"/>
    <w:rsid w:val="00D72BF8"/>
    <w:rsid w:val="00D72E4E"/>
    <w:rsid w:val="00D72F1D"/>
    <w:rsid w:val="00D730A3"/>
    <w:rsid w:val="00D7325F"/>
    <w:rsid w:val="00D7346B"/>
    <w:rsid w:val="00D737C4"/>
    <w:rsid w:val="00D73857"/>
    <w:rsid w:val="00D7463E"/>
    <w:rsid w:val="00D74C46"/>
    <w:rsid w:val="00D751A0"/>
    <w:rsid w:val="00D751B0"/>
    <w:rsid w:val="00D75338"/>
    <w:rsid w:val="00D7540F"/>
    <w:rsid w:val="00D7577F"/>
    <w:rsid w:val="00D757A6"/>
    <w:rsid w:val="00D7590A"/>
    <w:rsid w:val="00D7596B"/>
    <w:rsid w:val="00D75A5B"/>
    <w:rsid w:val="00D75E04"/>
    <w:rsid w:val="00D75E72"/>
    <w:rsid w:val="00D767F0"/>
    <w:rsid w:val="00D76880"/>
    <w:rsid w:val="00D768F0"/>
    <w:rsid w:val="00D76E83"/>
    <w:rsid w:val="00D76F00"/>
    <w:rsid w:val="00D76F57"/>
    <w:rsid w:val="00D77068"/>
    <w:rsid w:val="00D77B56"/>
    <w:rsid w:val="00D77E38"/>
    <w:rsid w:val="00D8037A"/>
    <w:rsid w:val="00D81216"/>
    <w:rsid w:val="00D81B13"/>
    <w:rsid w:val="00D81BDF"/>
    <w:rsid w:val="00D81F31"/>
    <w:rsid w:val="00D82003"/>
    <w:rsid w:val="00D825AA"/>
    <w:rsid w:val="00D825E6"/>
    <w:rsid w:val="00D826CB"/>
    <w:rsid w:val="00D83241"/>
    <w:rsid w:val="00D83688"/>
    <w:rsid w:val="00D83BB7"/>
    <w:rsid w:val="00D83C79"/>
    <w:rsid w:val="00D83D96"/>
    <w:rsid w:val="00D83DB1"/>
    <w:rsid w:val="00D84675"/>
    <w:rsid w:val="00D8468D"/>
    <w:rsid w:val="00D84733"/>
    <w:rsid w:val="00D8476A"/>
    <w:rsid w:val="00D849E6"/>
    <w:rsid w:val="00D84A82"/>
    <w:rsid w:val="00D84C27"/>
    <w:rsid w:val="00D84DB0"/>
    <w:rsid w:val="00D85980"/>
    <w:rsid w:val="00D8599D"/>
    <w:rsid w:val="00D85B22"/>
    <w:rsid w:val="00D85D09"/>
    <w:rsid w:val="00D85FA9"/>
    <w:rsid w:val="00D863AD"/>
    <w:rsid w:val="00D87550"/>
    <w:rsid w:val="00D87EE0"/>
    <w:rsid w:val="00D87F4F"/>
    <w:rsid w:val="00D90099"/>
    <w:rsid w:val="00D903C2"/>
    <w:rsid w:val="00D904C3"/>
    <w:rsid w:val="00D9061A"/>
    <w:rsid w:val="00D90B58"/>
    <w:rsid w:val="00D90DC8"/>
    <w:rsid w:val="00D90EA6"/>
    <w:rsid w:val="00D90F10"/>
    <w:rsid w:val="00D90F7D"/>
    <w:rsid w:val="00D91425"/>
    <w:rsid w:val="00D91507"/>
    <w:rsid w:val="00D91837"/>
    <w:rsid w:val="00D91CEB"/>
    <w:rsid w:val="00D92273"/>
    <w:rsid w:val="00D92397"/>
    <w:rsid w:val="00D92716"/>
    <w:rsid w:val="00D92E9E"/>
    <w:rsid w:val="00D93D6E"/>
    <w:rsid w:val="00D940E7"/>
    <w:rsid w:val="00D9452B"/>
    <w:rsid w:val="00D948FD"/>
    <w:rsid w:val="00D94D05"/>
    <w:rsid w:val="00D94D72"/>
    <w:rsid w:val="00D9546E"/>
    <w:rsid w:val="00D95757"/>
    <w:rsid w:val="00D957FA"/>
    <w:rsid w:val="00D95999"/>
    <w:rsid w:val="00D95F44"/>
    <w:rsid w:val="00D96592"/>
    <w:rsid w:val="00D96DC3"/>
    <w:rsid w:val="00D97479"/>
    <w:rsid w:val="00D97706"/>
    <w:rsid w:val="00D979C9"/>
    <w:rsid w:val="00D97A32"/>
    <w:rsid w:val="00D97EE1"/>
    <w:rsid w:val="00DA0197"/>
    <w:rsid w:val="00DA0696"/>
    <w:rsid w:val="00DA095D"/>
    <w:rsid w:val="00DA0ADE"/>
    <w:rsid w:val="00DA0C15"/>
    <w:rsid w:val="00DA0E7B"/>
    <w:rsid w:val="00DA10C6"/>
    <w:rsid w:val="00DA15D6"/>
    <w:rsid w:val="00DA1803"/>
    <w:rsid w:val="00DA1852"/>
    <w:rsid w:val="00DA1D88"/>
    <w:rsid w:val="00DA1EF7"/>
    <w:rsid w:val="00DA2030"/>
    <w:rsid w:val="00DA24F4"/>
    <w:rsid w:val="00DA26F8"/>
    <w:rsid w:val="00DA2889"/>
    <w:rsid w:val="00DA2943"/>
    <w:rsid w:val="00DA2DFB"/>
    <w:rsid w:val="00DA3132"/>
    <w:rsid w:val="00DA32BE"/>
    <w:rsid w:val="00DA3560"/>
    <w:rsid w:val="00DA36D8"/>
    <w:rsid w:val="00DA3835"/>
    <w:rsid w:val="00DA384A"/>
    <w:rsid w:val="00DA3A28"/>
    <w:rsid w:val="00DA3F2C"/>
    <w:rsid w:val="00DA4166"/>
    <w:rsid w:val="00DA419B"/>
    <w:rsid w:val="00DA44A6"/>
    <w:rsid w:val="00DA46DC"/>
    <w:rsid w:val="00DA4AFA"/>
    <w:rsid w:val="00DA4E8A"/>
    <w:rsid w:val="00DA5346"/>
    <w:rsid w:val="00DA53B9"/>
    <w:rsid w:val="00DA5A00"/>
    <w:rsid w:val="00DA5CB1"/>
    <w:rsid w:val="00DA6357"/>
    <w:rsid w:val="00DA65AF"/>
    <w:rsid w:val="00DA6BA9"/>
    <w:rsid w:val="00DA6E46"/>
    <w:rsid w:val="00DA72C2"/>
    <w:rsid w:val="00DA7469"/>
    <w:rsid w:val="00DA7586"/>
    <w:rsid w:val="00DA79C1"/>
    <w:rsid w:val="00DA7EF2"/>
    <w:rsid w:val="00DA7F22"/>
    <w:rsid w:val="00DA7FD4"/>
    <w:rsid w:val="00DB0734"/>
    <w:rsid w:val="00DB0AD8"/>
    <w:rsid w:val="00DB0E90"/>
    <w:rsid w:val="00DB12CF"/>
    <w:rsid w:val="00DB17EC"/>
    <w:rsid w:val="00DB17F2"/>
    <w:rsid w:val="00DB1E49"/>
    <w:rsid w:val="00DB2275"/>
    <w:rsid w:val="00DB23BA"/>
    <w:rsid w:val="00DB2450"/>
    <w:rsid w:val="00DB2785"/>
    <w:rsid w:val="00DB2DB7"/>
    <w:rsid w:val="00DB37D2"/>
    <w:rsid w:val="00DB38AA"/>
    <w:rsid w:val="00DB3A5A"/>
    <w:rsid w:val="00DB3D39"/>
    <w:rsid w:val="00DB3F96"/>
    <w:rsid w:val="00DB4255"/>
    <w:rsid w:val="00DB44BD"/>
    <w:rsid w:val="00DB457E"/>
    <w:rsid w:val="00DB48DA"/>
    <w:rsid w:val="00DB4EFC"/>
    <w:rsid w:val="00DB504F"/>
    <w:rsid w:val="00DB5459"/>
    <w:rsid w:val="00DB5FCF"/>
    <w:rsid w:val="00DB65F6"/>
    <w:rsid w:val="00DB6AE9"/>
    <w:rsid w:val="00DB6C75"/>
    <w:rsid w:val="00DB783A"/>
    <w:rsid w:val="00DB7C00"/>
    <w:rsid w:val="00DC00A3"/>
    <w:rsid w:val="00DC0430"/>
    <w:rsid w:val="00DC062B"/>
    <w:rsid w:val="00DC08A7"/>
    <w:rsid w:val="00DC0998"/>
    <w:rsid w:val="00DC0CDB"/>
    <w:rsid w:val="00DC0CF7"/>
    <w:rsid w:val="00DC0D92"/>
    <w:rsid w:val="00DC0F7B"/>
    <w:rsid w:val="00DC16A9"/>
    <w:rsid w:val="00DC2235"/>
    <w:rsid w:val="00DC22D7"/>
    <w:rsid w:val="00DC2793"/>
    <w:rsid w:val="00DC2D76"/>
    <w:rsid w:val="00DC2D7D"/>
    <w:rsid w:val="00DC2DE9"/>
    <w:rsid w:val="00DC30F2"/>
    <w:rsid w:val="00DC31C7"/>
    <w:rsid w:val="00DC32DE"/>
    <w:rsid w:val="00DC349B"/>
    <w:rsid w:val="00DC385F"/>
    <w:rsid w:val="00DC3A35"/>
    <w:rsid w:val="00DC42D8"/>
    <w:rsid w:val="00DC4669"/>
    <w:rsid w:val="00DC4B2F"/>
    <w:rsid w:val="00DC4CCA"/>
    <w:rsid w:val="00DC58C5"/>
    <w:rsid w:val="00DC5ACC"/>
    <w:rsid w:val="00DC5C2F"/>
    <w:rsid w:val="00DC5EBD"/>
    <w:rsid w:val="00DC64FA"/>
    <w:rsid w:val="00DC6CD6"/>
    <w:rsid w:val="00DC7335"/>
    <w:rsid w:val="00DC7361"/>
    <w:rsid w:val="00DC7420"/>
    <w:rsid w:val="00DC778E"/>
    <w:rsid w:val="00DC78D9"/>
    <w:rsid w:val="00DC7D03"/>
    <w:rsid w:val="00DD0216"/>
    <w:rsid w:val="00DD0296"/>
    <w:rsid w:val="00DD0468"/>
    <w:rsid w:val="00DD04E8"/>
    <w:rsid w:val="00DD1489"/>
    <w:rsid w:val="00DD1507"/>
    <w:rsid w:val="00DD1843"/>
    <w:rsid w:val="00DD1A12"/>
    <w:rsid w:val="00DD1BB7"/>
    <w:rsid w:val="00DD1BF0"/>
    <w:rsid w:val="00DD1D8D"/>
    <w:rsid w:val="00DD1FB5"/>
    <w:rsid w:val="00DD218E"/>
    <w:rsid w:val="00DD2376"/>
    <w:rsid w:val="00DD29BA"/>
    <w:rsid w:val="00DD2D8B"/>
    <w:rsid w:val="00DD2E1F"/>
    <w:rsid w:val="00DD2FCB"/>
    <w:rsid w:val="00DD3359"/>
    <w:rsid w:val="00DD3756"/>
    <w:rsid w:val="00DD4AC0"/>
    <w:rsid w:val="00DD4F64"/>
    <w:rsid w:val="00DD5610"/>
    <w:rsid w:val="00DD5931"/>
    <w:rsid w:val="00DD5CA8"/>
    <w:rsid w:val="00DD6219"/>
    <w:rsid w:val="00DD6323"/>
    <w:rsid w:val="00DD678F"/>
    <w:rsid w:val="00DD68C8"/>
    <w:rsid w:val="00DD6BD1"/>
    <w:rsid w:val="00DD6BFA"/>
    <w:rsid w:val="00DD6FF4"/>
    <w:rsid w:val="00DD713D"/>
    <w:rsid w:val="00DD732C"/>
    <w:rsid w:val="00DD7F15"/>
    <w:rsid w:val="00DE0059"/>
    <w:rsid w:val="00DE0314"/>
    <w:rsid w:val="00DE0463"/>
    <w:rsid w:val="00DE053F"/>
    <w:rsid w:val="00DE06A4"/>
    <w:rsid w:val="00DE06C9"/>
    <w:rsid w:val="00DE0AF6"/>
    <w:rsid w:val="00DE0BC1"/>
    <w:rsid w:val="00DE0C51"/>
    <w:rsid w:val="00DE0E8E"/>
    <w:rsid w:val="00DE116E"/>
    <w:rsid w:val="00DE134C"/>
    <w:rsid w:val="00DE15A2"/>
    <w:rsid w:val="00DE1A95"/>
    <w:rsid w:val="00DE227D"/>
    <w:rsid w:val="00DE25F1"/>
    <w:rsid w:val="00DE2601"/>
    <w:rsid w:val="00DE309D"/>
    <w:rsid w:val="00DE33EE"/>
    <w:rsid w:val="00DE34D6"/>
    <w:rsid w:val="00DE38E8"/>
    <w:rsid w:val="00DE42B9"/>
    <w:rsid w:val="00DE42CF"/>
    <w:rsid w:val="00DE4543"/>
    <w:rsid w:val="00DE46E7"/>
    <w:rsid w:val="00DE5CE1"/>
    <w:rsid w:val="00DE5E0E"/>
    <w:rsid w:val="00DE5F9C"/>
    <w:rsid w:val="00DE61D9"/>
    <w:rsid w:val="00DE6958"/>
    <w:rsid w:val="00DE6A31"/>
    <w:rsid w:val="00DE6F4D"/>
    <w:rsid w:val="00DE74A1"/>
    <w:rsid w:val="00DE76F2"/>
    <w:rsid w:val="00DE7984"/>
    <w:rsid w:val="00DE7DE6"/>
    <w:rsid w:val="00DF03DB"/>
    <w:rsid w:val="00DF0548"/>
    <w:rsid w:val="00DF0D97"/>
    <w:rsid w:val="00DF0FE8"/>
    <w:rsid w:val="00DF1276"/>
    <w:rsid w:val="00DF131A"/>
    <w:rsid w:val="00DF146C"/>
    <w:rsid w:val="00DF1588"/>
    <w:rsid w:val="00DF21E0"/>
    <w:rsid w:val="00DF223E"/>
    <w:rsid w:val="00DF2591"/>
    <w:rsid w:val="00DF2602"/>
    <w:rsid w:val="00DF2627"/>
    <w:rsid w:val="00DF2645"/>
    <w:rsid w:val="00DF2AE0"/>
    <w:rsid w:val="00DF2D01"/>
    <w:rsid w:val="00DF2D86"/>
    <w:rsid w:val="00DF317B"/>
    <w:rsid w:val="00DF33D6"/>
    <w:rsid w:val="00DF3B3F"/>
    <w:rsid w:val="00DF3C0D"/>
    <w:rsid w:val="00DF3D47"/>
    <w:rsid w:val="00DF4171"/>
    <w:rsid w:val="00DF4679"/>
    <w:rsid w:val="00DF467A"/>
    <w:rsid w:val="00DF4A94"/>
    <w:rsid w:val="00DF521C"/>
    <w:rsid w:val="00DF5838"/>
    <w:rsid w:val="00DF5910"/>
    <w:rsid w:val="00DF629C"/>
    <w:rsid w:val="00DF63F9"/>
    <w:rsid w:val="00DF6810"/>
    <w:rsid w:val="00DF6993"/>
    <w:rsid w:val="00DF6A65"/>
    <w:rsid w:val="00DF6E3A"/>
    <w:rsid w:val="00DF7874"/>
    <w:rsid w:val="00DF78E0"/>
    <w:rsid w:val="00DF7982"/>
    <w:rsid w:val="00DF7E07"/>
    <w:rsid w:val="00E00167"/>
    <w:rsid w:val="00E00248"/>
    <w:rsid w:val="00E00653"/>
    <w:rsid w:val="00E006B4"/>
    <w:rsid w:val="00E0156E"/>
    <w:rsid w:val="00E01949"/>
    <w:rsid w:val="00E01A45"/>
    <w:rsid w:val="00E01D5D"/>
    <w:rsid w:val="00E024B4"/>
    <w:rsid w:val="00E026BB"/>
    <w:rsid w:val="00E027F0"/>
    <w:rsid w:val="00E028A9"/>
    <w:rsid w:val="00E028BA"/>
    <w:rsid w:val="00E02BD7"/>
    <w:rsid w:val="00E02CA9"/>
    <w:rsid w:val="00E03397"/>
    <w:rsid w:val="00E03508"/>
    <w:rsid w:val="00E037A3"/>
    <w:rsid w:val="00E03ACD"/>
    <w:rsid w:val="00E03FAE"/>
    <w:rsid w:val="00E03FEA"/>
    <w:rsid w:val="00E04360"/>
    <w:rsid w:val="00E04428"/>
    <w:rsid w:val="00E044B6"/>
    <w:rsid w:val="00E04594"/>
    <w:rsid w:val="00E048CC"/>
    <w:rsid w:val="00E049B6"/>
    <w:rsid w:val="00E04CB7"/>
    <w:rsid w:val="00E05156"/>
    <w:rsid w:val="00E059C8"/>
    <w:rsid w:val="00E05BB6"/>
    <w:rsid w:val="00E05BED"/>
    <w:rsid w:val="00E0662A"/>
    <w:rsid w:val="00E06682"/>
    <w:rsid w:val="00E06810"/>
    <w:rsid w:val="00E06CEF"/>
    <w:rsid w:val="00E0746A"/>
    <w:rsid w:val="00E075B4"/>
    <w:rsid w:val="00E07E1D"/>
    <w:rsid w:val="00E1032C"/>
    <w:rsid w:val="00E103C8"/>
    <w:rsid w:val="00E10949"/>
    <w:rsid w:val="00E10E46"/>
    <w:rsid w:val="00E1183F"/>
    <w:rsid w:val="00E11A40"/>
    <w:rsid w:val="00E1211A"/>
    <w:rsid w:val="00E121E2"/>
    <w:rsid w:val="00E123F8"/>
    <w:rsid w:val="00E12E8C"/>
    <w:rsid w:val="00E135D1"/>
    <w:rsid w:val="00E13776"/>
    <w:rsid w:val="00E13C6E"/>
    <w:rsid w:val="00E144A4"/>
    <w:rsid w:val="00E14612"/>
    <w:rsid w:val="00E14AD8"/>
    <w:rsid w:val="00E14CD7"/>
    <w:rsid w:val="00E14DCF"/>
    <w:rsid w:val="00E14F3F"/>
    <w:rsid w:val="00E15099"/>
    <w:rsid w:val="00E1662C"/>
    <w:rsid w:val="00E168EB"/>
    <w:rsid w:val="00E16928"/>
    <w:rsid w:val="00E16A85"/>
    <w:rsid w:val="00E16B6F"/>
    <w:rsid w:val="00E16BD3"/>
    <w:rsid w:val="00E1719D"/>
    <w:rsid w:val="00E1783D"/>
    <w:rsid w:val="00E17890"/>
    <w:rsid w:val="00E178A7"/>
    <w:rsid w:val="00E179D1"/>
    <w:rsid w:val="00E17B90"/>
    <w:rsid w:val="00E17C30"/>
    <w:rsid w:val="00E17E79"/>
    <w:rsid w:val="00E203E3"/>
    <w:rsid w:val="00E20621"/>
    <w:rsid w:val="00E206DB"/>
    <w:rsid w:val="00E20B26"/>
    <w:rsid w:val="00E20B98"/>
    <w:rsid w:val="00E20BE8"/>
    <w:rsid w:val="00E20CAD"/>
    <w:rsid w:val="00E20EA2"/>
    <w:rsid w:val="00E2149F"/>
    <w:rsid w:val="00E21832"/>
    <w:rsid w:val="00E21908"/>
    <w:rsid w:val="00E2212E"/>
    <w:rsid w:val="00E22498"/>
    <w:rsid w:val="00E228CD"/>
    <w:rsid w:val="00E22AB4"/>
    <w:rsid w:val="00E22F70"/>
    <w:rsid w:val="00E23167"/>
    <w:rsid w:val="00E231C4"/>
    <w:rsid w:val="00E2361B"/>
    <w:rsid w:val="00E24578"/>
    <w:rsid w:val="00E24713"/>
    <w:rsid w:val="00E24843"/>
    <w:rsid w:val="00E24B95"/>
    <w:rsid w:val="00E24C0D"/>
    <w:rsid w:val="00E25537"/>
    <w:rsid w:val="00E25589"/>
    <w:rsid w:val="00E25BA3"/>
    <w:rsid w:val="00E2600E"/>
    <w:rsid w:val="00E26480"/>
    <w:rsid w:val="00E26853"/>
    <w:rsid w:val="00E26967"/>
    <w:rsid w:val="00E26D6E"/>
    <w:rsid w:val="00E26FBB"/>
    <w:rsid w:val="00E26FBE"/>
    <w:rsid w:val="00E270C0"/>
    <w:rsid w:val="00E277A8"/>
    <w:rsid w:val="00E27ADE"/>
    <w:rsid w:val="00E27E1B"/>
    <w:rsid w:val="00E3000F"/>
    <w:rsid w:val="00E3063A"/>
    <w:rsid w:val="00E306E8"/>
    <w:rsid w:val="00E30946"/>
    <w:rsid w:val="00E30C3E"/>
    <w:rsid w:val="00E30CCC"/>
    <w:rsid w:val="00E3138A"/>
    <w:rsid w:val="00E313A1"/>
    <w:rsid w:val="00E3141D"/>
    <w:rsid w:val="00E31733"/>
    <w:rsid w:val="00E31CC6"/>
    <w:rsid w:val="00E32F15"/>
    <w:rsid w:val="00E3310E"/>
    <w:rsid w:val="00E3393B"/>
    <w:rsid w:val="00E33942"/>
    <w:rsid w:val="00E33F70"/>
    <w:rsid w:val="00E34252"/>
    <w:rsid w:val="00E342AD"/>
    <w:rsid w:val="00E3451F"/>
    <w:rsid w:val="00E34549"/>
    <w:rsid w:val="00E35485"/>
    <w:rsid w:val="00E35C3A"/>
    <w:rsid w:val="00E35D84"/>
    <w:rsid w:val="00E35E8E"/>
    <w:rsid w:val="00E35ED1"/>
    <w:rsid w:val="00E3618E"/>
    <w:rsid w:val="00E3630C"/>
    <w:rsid w:val="00E366F8"/>
    <w:rsid w:val="00E36835"/>
    <w:rsid w:val="00E36839"/>
    <w:rsid w:val="00E370DC"/>
    <w:rsid w:val="00E371CD"/>
    <w:rsid w:val="00E37463"/>
    <w:rsid w:val="00E3771E"/>
    <w:rsid w:val="00E377FA"/>
    <w:rsid w:val="00E37A5A"/>
    <w:rsid w:val="00E37F34"/>
    <w:rsid w:val="00E40B35"/>
    <w:rsid w:val="00E40CF6"/>
    <w:rsid w:val="00E411C0"/>
    <w:rsid w:val="00E41546"/>
    <w:rsid w:val="00E41C8A"/>
    <w:rsid w:val="00E41EDD"/>
    <w:rsid w:val="00E420F8"/>
    <w:rsid w:val="00E420FA"/>
    <w:rsid w:val="00E42ED8"/>
    <w:rsid w:val="00E432F2"/>
    <w:rsid w:val="00E43C41"/>
    <w:rsid w:val="00E43ED0"/>
    <w:rsid w:val="00E4486D"/>
    <w:rsid w:val="00E44889"/>
    <w:rsid w:val="00E454BA"/>
    <w:rsid w:val="00E454D7"/>
    <w:rsid w:val="00E4561C"/>
    <w:rsid w:val="00E45629"/>
    <w:rsid w:val="00E460DB"/>
    <w:rsid w:val="00E462EB"/>
    <w:rsid w:val="00E4642D"/>
    <w:rsid w:val="00E469AC"/>
    <w:rsid w:val="00E46BB2"/>
    <w:rsid w:val="00E47163"/>
    <w:rsid w:val="00E4754C"/>
    <w:rsid w:val="00E47E53"/>
    <w:rsid w:val="00E50459"/>
    <w:rsid w:val="00E50831"/>
    <w:rsid w:val="00E50A18"/>
    <w:rsid w:val="00E50B18"/>
    <w:rsid w:val="00E50C83"/>
    <w:rsid w:val="00E50DE0"/>
    <w:rsid w:val="00E5121B"/>
    <w:rsid w:val="00E513C8"/>
    <w:rsid w:val="00E51510"/>
    <w:rsid w:val="00E51542"/>
    <w:rsid w:val="00E51B63"/>
    <w:rsid w:val="00E521B5"/>
    <w:rsid w:val="00E5282B"/>
    <w:rsid w:val="00E52B1D"/>
    <w:rsid w:val="00E52D88"/>
    <w:rsid w:val="00E52E1A"/>
    <w:rsid w:val="00E52EF9"/>
    <w:rsid w:val="00E53BF4"/>
    <w:rsid w:val="00E53E82"/>
    <w:rsid w:val="00E5413A"/>
    <w:rsid w:val="00E54CC0"/>
    <w:rsid w:val="00E550EE"/>
    <w:rsid w:val="00E5546F"/>
    <w:rsid w:val="00E5593A"/>
    <w:rsid w:val="00E55AC9"/>
    <w:rsid w:val="00E55C05"/>
    <w:rsid w:val="00E55E3A"/>
    <w:rsid w:val="00E56808"/>
    <w:rsid w:val="00E56A0C"/>
    <w:rsid w:val="00E572BC"/>
    <w:rsid w:val="00E574FC"/>
    <w:rsid w:val="00E5799E"/>
    <w:rsid w:val="00E57C36"/>
    <w:rsid w:val="00E6007F"/>
    <w:rsid w:val="00E600B0"/>
    <w:rsid w:val="00E6030A"/>
    <w:rsid w:val="00E603D2"/>
    <w:rsid w:val="00E60A42"/>
    <w:rsid w:val="00E60CC6"/>
    <w:rsid w:val="00E61410"/>
    <w:rsid w:val="00E61576"/>
    <w:rsid w:val="00E61899"/>
    <w:rsid w:val="00E618A2"/>
    <w:rsid w:val="00E619AB"/>
    <w:rsid w:val="00E61B47"/>
    <w:rsid w:val="00E62A57"/>
    <w:rsid w:val="00E62AFF"/>
    <w:rsid w:val="00E62C80"/>
    <w:rsid w:val="00E62D88"/>
    <w:rsid w:val="00E62FBA"/>
    <w:rsid w:val="00E64A25"/>
    <w:rsid w:val="00E64A42"/>
    <w:rsid w:val="00E64FC3"/>
    <w:rsid w:val="00E6533E"/>
    <w:rsid w:val="00E65416"/>
    <w:rsid w:val="00E65462"/>
    <w:rsid w:val="00E656FC"/>
    <w:rsid w:val="00E657C3"/>
    <w:rsid w:val="00E660FE"/>
    <w:rsid w:val="00E66AEF"/>
    <w:rsid w:val="00E66B4B"/>
    <w:rsid w:val="00E66BA5"/>
    <w:rsid w:val="00E66F36"/>
    <w:rsid w:val="00E67271"/>
    <w:rsid w:val="00E674CC"/>
    <w:rsid w:val="00E675B3"/>
    <w:rsid w:val="00E6767A"/>
    <w:rsid w:val="00E67765"/>
    <w:rsid w:val="00E6788E"/>
    <w:rsid w:val="00E67D92"/>
    <w:rsid w:val="00E67ECE"/>
    <w:rsid w:val="00E67EE2"/>
    <w:rsid w:val="00E7020B"/>
    <w:rsid w:val="00E706FA"/>
    <w:rsid w:val="00E70AEE"/>
    <w:rsid w:val="00E70EE3"/>
    <w:rsid w:val="00E715CF"/>
    <w:rsid w:val="00E7163D"/>
    <w:rsid w:val="00E71B5C"/>
    <w:rsid w:val="00E72224"/>
    <w:rsid w:val="00E726ED"/>
    <w:rsid w:val="00E72C4E"/>
    <w:rsid w:val="00E72D5B"/>
    <w:rsid w:val="00E732A8"/>
    <w:rsid w:val="00E736B0"/>
    <w:rsid w:val="00E73E25"/>
    <w:rsid w:val="00E73FE2"/>
    <w:rsid w:val="00E7400B"/>
    <w:rsid w:val="00E7401C"/>
    <w:rsid w:val="00E74238"/>
    <w:rsid w:val="00E745BE"/>
    <w:rsid w:val="00E74A80"/>
    <w:rsid w:val="00E74CD6"/>
    <w:rsid w:val="00E74E99"/>
    <w:rsid w:val="00E75469"/>
    <w:rsid w:val="00E757C0"/>
    <w:rsid w:val="00E75978"/>
    <w:rsid w:val="00E75A35"/>
    <w:rsid w:val="00E75BB6"/>
    <w:rsid w:val="00E75BF6"/>
    <w:rsid w:val="00E75C77"/>
    <w:rsid w:val="00E75C99"/>
    <w:rsid w:val="00E75CBB"/>
    <w:rsid w:val="00E75E10"/>
    <w:rsid w:val="00E75EA1"/>
    <w:rsid w:val="00E7623A"/>
    <w:rsid w:val="00E76244"/>
    <w:rsid w:val="00E765A1"/>
    <w:rsid w:val="00E7695E"/>
    <w:rsid w:val="00E76A61"/>
    <w:rsid w:val="00E76DF5"/>
    <w:rsid w:val="00E77256"/>
    <w:rsid w:val="00E77462"/>
    <w:rsid w:val="00E779BD"/>
    <w:rsid w:val="00E77C0D"/>
    <w:rsid w:val="00E77C29"/>
    <w:rsid w:val="00E77D5F"/>
    <w:rsid w:val="00E77D63"/>
    <w:rsid w:val="00E803E6"/>
    <w:rsid w:val="00E804BE"/>
    <w:rsid w:val="00E804F0"/>
    <w:rsid w:val="00E805CC"/>
    <w:rsid w:val="00E80847"/>
    <w:rsid w:val="00E808ED"/>
    <w:rsid w:val="00E80E34"/>
    <w:rsid w:val="00E80E82"/>
    <w:rsid w:val="00E81183"/>
    <w:rsid w:val="00E81251"/>
    <w:rsid w:val="00E81259"/>
    <w:rsid w:val="00E81764"/>
    <w:rsid w:val="00E819D1"/>
    <w:rsid w:val="00E81D43"/>
    <w:rsid w:val="00E81EC9"/>
    <w:rsid w:val="00E8248C"/>
    <w:rsid w:val="00E825B4"/>
    <w:rsid w:val="00E82CA8"/>
    <w:rsid w:val="00E831A9"/>
    <w:rsid w:val="00E83C01"/>
    <w:rsid w:val="00E83FC8"/>
    <w:rsid w:val="00E841EF"/>
    <w:rsid w:val="00E84857"/>
    <w:rsid w:val="00E84A36"/>
    <w:rsid w:val="00E855A0"/>
    <w:rsid w:val="00E8588A"/>
    <w:rsid w:val="00E85A3D"/>
    <w:rsid w:val="00E85CA7"/>
    <w:rsid w:val="00E85D80"/>
    <w:rsid w:val="00E85DD8"/>
    <w:rsid w:val="00E86069"/>
    <w:rsid w:val="00E865A3"/>
    <w:rsid w:val="00E865EE"/>
    <w:rsid w:val="00E8668A"/>
    <w:rsid w:val="00E86B4B"/>
    <w:rsid w:val="00E87763"/>
    <w:rsid w:val="00E877FF"/>
    <w:rsid w:val="00E87C0D"/>
    <w:rsid w:val="00E90248"/>
    <w:rsid w:val="00E90982"/>
    <w:rsid w:val="00E90AB4"/>
    <w:rsid w:val="00E91145"/>
    <w:rsid w:val="00E913D4"/>
    <w:rsid w:val="00E915C6"/>
    <w:rsid w:val="00E9193E"/>
    <w:rsid w:val="00E91C66"/>
    <w:rsid w:val="00E91D46"/>
    <w:rsid w:val="00E92033"/>
    <w:rsid w:val="00E92142"/>
    <w:rsid w:val="00E923DE"/>
    <w:rsid w:val="00E925C7"/>
    <w:rsid w:val="00E9260D"/>
    <w:rsid w:val="00E92724"/>
    <w:rsid w:val="00E92D24"/>
    <w:rsid w:val="00E93560"/>
    <w:rsid w:val="00E939DA"/>
    <w:rsid w:val="00E93A68"/>
    <w:rsid w:val="00E93B5B"/>
    <w:rsid w:val="00E942B7"/>
    <w:rsid w:val="00E94562"/>
    <w:rsid w:val="00E94851"/>
    <w:rsid w:val="00E9488D"/>
    <w:rsid w:val="00E94AA0"/>
    <w:rsid w:val="00E94E65"/>
    <w:rsid w:val="00E94F23"/>
    <w:rsid w:val="00E95256"/>
    <w:rsid w:val="00E9536A"/>
    <w:rsid w:val="00E954EA"/>
    <w:rsid w:val="00E95E95"/>
    <w:rsid w:val="00E964E0"/>
    <w:rsid w:val="00E966BD"/>
    <w:rsid w:val="00E967AF"/>
    <w:rsid w:val="00E9695D"/>
    <w:rsid w:val="00E96C12"/>
    <w:rsid w:val="00E96C5D"/>
    <w:rsid w:val="00E96F34"/>
    <w:rsid w:val="00E97BC8"/>
    <w:rsid w:val="00E97FA9"/>
    <w:rsid w:val="00EA019A"/>
    <w:rsid w:val="00EA05F4"/>
    <w:rsid w:val="00EA0B2A"/>
    <w:rsid w:val="00EA0B71"/>
    <w:rsid w:val="00EA0EEC"/>
    <w:rsid w:val="00EA2931"/>
    <w:rsid w:val="00EA31DA"/>
    <w:rsid w:val="00EA346E"/>
    <w:rsid w:val="00EA36C3"/>
    <w:rsid w:val="00EA3B1D"/>
    <w:rsid w:val="00EA403B"/>
    <w:rsid w:val="00EA4284"/>
    <w:rsid w:val="00EA4428"/>
    <w:rsid w:val="00EA4595"/>
    <w:rsid w:val="00EA4803"/>
    <w:rsid w:val="00EA4C84"/>
    <w:rsid w:val="00EA4FF7"/>
    <w:rsid w:val="00EA5280"/>
    <w:rsid w:val="00EA5281"/>
    <w:rsid w:val="00EA558F"/>
    <w:rsid w:val="00EA559F"/>
    <w:rsid w:val="00EA565C"/>
    <w:rsid w:val="00EA5887"/>
    <w:rsid w:val="00EA5984"/>
    <w:rsid w:val="00EA5DDF"/>
    <w:rsid w:val="00EA5FA0"/>
    <w:rsid w:val="00EA6528"/>
    <w:rsid w:val="00EA657E"/>
    <w:rsid w:val="00EA6AE0"/>
    <w:rsid w:val="00EA716B"/>
    <w:rsid w:val="00EA72C1"/>
    <w:rsid w:val="00EA74B9"/>
    <w:rsid w:val="00EA7608"/>
    <w:rsid w:val="00EA7845"/>
    <w:rsid w:val="00EA7BD7"/>
    <w:rsid w:val="00EA7D89"/>
    <w:rsid w:val="00EA7EF7"/>
    <w:rsid w:val="00EB0C28"/>
    <w:rsid w:val="00EB0F15"/>
    <w:rsid w:val="00EB1061"/>
    <w:rsid w:val="00EB18E8"/>
    <w:rsid w:val="00EB18EE"/>
    <w:rsid w:val="00EB2087"/>
    <w:rsid w:val="00EB2470"/>
    <w:rsid w:val="00EB280C"/>
    <w:rsid w:val="00EB2BCD"/>
    <w:rsid w:val="00EB2F8F"/>
    <w:rsid w:val="00EB30FC"/>
    <w:rsid w:val="00EB33C2"/>
    <w:rsid w:val="00EB36DC"/>
    <w:rsid w:val="00EB3AB8"/>
    <w:rsid w:val="00EB3E2B"/>
    <w:rsid w:val="00EB3E89"/>
    <w:rsid w:val="00EB422B"/>
    <w:rsid w:val="00EB4284"/>
    <w:rsid w:val="00EB45B4"/>
    <w:rsid w:val="00EB4799"/>
    <w:rsid w:val="00EB4BC2"/>
    <w:rsid w:val="00EB5D2F"/>
    <w:rsid w:val="00EB6009"/>
    <w:rsid w:val="00EB64AD"/>
    <w:rsid w:val="00EB6887"/>
    <w:rsid w:val="00EB6902"/>
    <w:rsid w:val="00EB6CF0"/>
    <w:rsid w:val="00EB70A1"/>
    <w:rsid w:val="00EB7211"/>
    <w:rsid w:val="00EB72F7"/>
    <w:rsid w:val="00EB7657"/>
    <w:rsid w:val="00EB78D9"/>
    <w:rsid w:val="00EC0769"/>
    <w:rsid w:val="00EC0974"/>
    <w:rsid w:val="00EC17E2"/>
    <w:rsid w:val="00EC1CD1"/>
    <w:rsid w:val="00EC1DF3"/>
    <w:rsid w:val="00EC1E70"/>
    <w:rsid w:val="00EC217A"/>
    <w:rsid w:val="00EC21B9"/>
    <w:rsid w:val="00EC24B1"/>
    <w:rsid w:val="00EC28A9"/>
    <w:rsid w:val="00EC2DFF"/>
    <w:rsid w:val="00EC3062"/>
    <w:rsid w:val="00EC3269"/>
    <w:rsid w:val="00EC39DA"/>
    <w:rsid w:val="00EC3C14"/>
    <w:rsid w:val="00EC4B27"/>
    <w:rsid w:val="00EC4DFB"/>
    <w:rsid w:val="00EC4E1C"/>
    <w:rsid w:val="00EC5BE8"/>
    <w:rsid w:val="00EC5EE6"/>
    <w:rsid w:val="00EC619F"/>
    <w:rsid w:val="00EC654B"/>
    <w:rsid w:val="00EC6837"/>
    <w:rsid w:val="00EC70FA"/>
    <w:rsid w:val="00EC76C7"/>
    <w:rsid w:val="00EC76FD"/>
    <w:rsid w:val="00EC7823"/>
    <w:rsid w:val="00EC7C4D"/>
    <w:rsid w:val="00ED07ED"/>
    <w:rsid w:val="00ED08E4"/>
    <w:rsid w:val="00ED0C3D"/>
    <w:rsid w:val="00ED180E"/>
    <w:rsid w:val="00ED1A33"/>
    <w:rsid w:val="00ED1C79"/>
    <w:rsid w:val="00ED21F5"/>
    <w:rsid w:val="00ED226B"/>
    <w:rsid w:val="00ED22BB"/>
    <w:rsid w:val="00ED27FC"/>
    <w:rsid w:val="00ED2A22"/>
    <w:rsid w:val="00ED3291"/>
    <w:rsid w:val="00ED34F1"/>
    <w:rsid w:val="00ED3735"/>
    <w:rsid w:val="00ED37A6"/>
    <w:rsid w:val="00ED38E1"/>
    <w:rsid w:val="00ED3F48"/>
    <w:rsid w:val="00ED4147"/>
    <w:rsid w:val="00ED414F"/>
    <w:rsid w:val="00ED4238"/>
    <w:rsid w:val="00ED4533"/>
    <w:rsid w:val="00ED45F4"/>
    <w:rsid w:val="00ED46B7"/>
    <w:rsid w:val="00ED47BC"/>
    <w:rsid w:val="00ED4ADC"/>
    <w:rsid w:val="00ED4B24"/>
    <w:rsid w:val="00ED4B6E"/>
    <w:rsid w:val="00ED5015"/>
    <w:rsid w:val="00ED566B"/>
    <w:rsid w:val="00ED59D2"/>
    <w:rsid w:val="00ED5ACB"/>
    <w:rsid w:val="00ED5CCF"/>
    <w:rsid w:val="00ED6A02"/>
    <w:rsid w:val="00ED6A80"/>
    <w:rsid w:val="00ED728A"/>
    <w:rsid w:val="00ED72A6"/>
    <w:rsid w:val="00ED7D3A"/>
    <w:rsid w:val="00EE01A9"/>
    <w:rsid w:val="00EE034C"/>
    <w:rsid w:val="00EE0741"/>
    <w:rsid w:val="00EE0C73"/>
    <w:rsid w:val="00EE0D8D"/>
    <w:rsid w:val="00EE1718"/>
    <w:rsid w:val="00EE182D"/>
    <w:rsid w:val="00EE22B9"/>
    <w:rsid w:val="00EE2D52"/>
    <w:rsid w:val="00EE31A2"/>
    <w:rsid w:val="00EE325E"/>
    <w:rsid w:val="00EE343D"/>
    <w:rsid w:val="00EE38E7"/>
    <w:rsid w:val="00EE42CF"/>
    <w:rsid w:val="00EE4409"/>
    <w:rsid w:val="00EE4670"/>
    <w:rsid w:val="00EE46FF"/>
    <w:rsid w:val="00EE471C"/>
    <w:rsid w:val="00EE53EF"/>
    <w:rsid w:val="00EE570D"/>
    <w:rsid w:val="00EE571A"/>
    <w:rsid w:val="00EE5A0E"/>
    <w:rsid w:val="00EE5BCD"/>
    <w:rsid w:val="00EE5BF9"/>
    <w:rsid w:val="00EE6502"/>
    <w:rsid w:val="00EE69EF"/>
    <w:rsid w:val="00EE6A97"/>
    <w:rsid w:val="00EE6E87"/>
    <w:rsid w:val="00EE6F05"/>
    <w:rsid w:val="00EE6F74"/>
    <w:rsid w:val="00EE7049"/>
    <w:rsid w:val="00EE716A"/>
    <w:rsid w:val="00EE73B7"/>
    <w:rsid w:val="00EE75FC"/>
    <w:rsid w:val="00EE7999"/>
    <w:rsid w:val="00EE7A42"/>
    <w:rsid w:val="00EF00F1"/>
    <w:rsid w:val="00EF0C97"/>
    <w:rsid w:val="00EF104F"/>
    <w:rsid w:val="00EF1182"/>
    <w:rsid w:val="00EF1816"/>
    <w:rsid w:val="00EF1B23"/>
    <w:rsid w:val="00EF1B4B"/>
    <w:rsid w:val="00EF1F5A"/>
    <w:rsid w:val="00EF21E4"/>
    <w:rsid w:val="00EF241E"/>
    <w:rsid w:val="00EF28F4"/>
    <w:rsid w:val="00EF2DC3"/>
    <w:rsid w:val="00EF3233"/>
    <w:rsid w:val="00EF3624"/>
    <w:rsid w:val="00EF392F"/>
    <w:rsid w:val="00EF3FD4"/>
    <w:rsid w:val="00EF43B4"/>
    <w:rsid w:val="00EF46EE"/>
    <w:rsid w:val="00EF48B1"/>
    <w:rsid w:val="00EF4A2C"/>
    <w:rsid w:val="00EF4F9A"/>
    <w:rsid w:val="00EF51E3"/>
    <w:rsid w:val="00EF533D"/>
    <w:rsid w:val="00EF5478"/>
    <w:rsid w:val="00EF6043"/>
    <w:rsid w:val="00EF6166"/>
    <w:rsid w:val="00EF64AC"/>
    <w:rsid w:val="00EF6536"/>
    <w:rsid w:val="00EF6640"/>
    <w:rsid w:val="00EF685F"/>
    <w:rsid w:val="00EF6AD0"/>
    <w:rsid w:val="00EF6BEA"/>
    <w:rsid w:val="00EF6DD6"/>
    <w:rsid w:val="00EF6EB4"/>
    <w:rsid w:val="00EF6EDD"/>
    <w:rsid w:val="00EF7012"/>
    <w:rsid w:val="00EF71C7"/>
    <w:rsid w:val="00EF767B"/>
    <w:rsid w:val="00EF77EE"/>
    <w:rsid w:val="00EF796C"/>
    <w:rsid w:val="00EF79E1"/>
    <w:rsid w:val="00EF7C89"/>
    <w:rsid w:val="00F00023"/>
    <w:rsid w:val="00F003CA"/>
    <w:rsid w:val="00F00B27"/>
    <w:rsid w:val="00F0101A"/>
    <w:rsid w:val="00F016E5"/>
    <w:rsid w:val="00F01740"/>
    <w:rsid w:val="00F01A43"/>
    <w:rsid w:val="00F01ABC"/>
    <w:rsid w:val="00F01B30"/>
    <w:rsid w:val="00F01D7A"/>
    <w:rsid w:val="00F01F19"/>
    <w:rsid w:val="00F022F8"/>
    <w:rsid w:val="00F02460"/>
    <w:rsid w:val="00F0260A"/>
    <w:rsid w:val="00F02D0E"/>
    <w:rsid w:val="00F03378"/>
    <w:rsid w:val="00F034CD"/>
    <w:rsid w:val="00F03974"/>
    <w:rsid w:val="00F03AF1"/>
    <w:rsid w:val="00F03B0B"/>
    <w:rsid w:val="00F03FE4"/>
    <w:rsid w:val="00F0411E"/>
    <w:rsid w:val="00F045BD"/>
    <w:rsid w:val="00F047C6"/>
    <w:rsid w:val="00F04B81"/>
    <w:rsid w:val="00F04CE1"/>
    <w:rsid w:val="00F04F2A"/>
    <w:rsid w:val="00F05430"/>
    <w:rsid w:val="00F055A0"/>
    <w:rsid w:val="00F05643"/>
    <w:rsid w:val="00F05834"/>
    <w:rsid w:val="00F05A3A"/>
    <w:rsid w:val="00F05B16"/>
    <w:rsid w:val="00F05C50"/>
    <w:rsid w:val="00F05F14"/>
    <w:rsid w:val="00F060EC"/>
    <w:rsid w:val="00F06C11"/>
    <w:rsid w:val="00F0706D"/>
    <w:rsid w:val="00F070BB"/>
    <w:rsid w:val="00F0727E"/>
    <w:rsid w:val="00F07569"/>
    <w:rsid w:val="00F07DAE"/>
    <w:rsid w:val="00F1027D"/>
    <w:rsid w:val="00F103F5"/>
    <w:rsid w:val="00F106CC"/>
    <w:rsid w:val="00F10801"/>
    <w:rsid w:val="00F1098E"/>
    <w:rsid w:val="00F10A8E"/>
    <w:rsid w:val="00F10BBB"/>
    <w:rsid w:val="00F10F66"/>
    <w:rsid w:val="00F11439"/>
    <w:rsid w:val="00F115BD"/>
    <w:rsid w:val="00F11636"/>
    <w:rsid w:val="00F11DAD"/>
    <w:rsid w:val="00F12059"/>
    <w:rsid w:val="00F122A6"/>
    <w:rsid w:val="00F12D72"/>
    <w:rsid w:val="00F1314B"/>
    <w:rsid w:val="00F13472"/>
    <w:rsid w:val="00F13485"/>
    <w:rsid w:val="00F134F9"/>
    <w:rsid w:val="00F13653"/>
    <w:rsid w:val="00F137F1"/>
    <w:rsid w:val="00F1381D"/>
    <w:rsid w:val="00F13A70"/>
    <w:rsid w:val="00F1465F"/>
    <w:rsid w:val="00F14ACD"/>
    <w:rsid w:val="00F1517C"/>
    <w:rsid w:val="00F15399"/>
    <w:rsid w:val="00F15683"/>
    <w:rsid w:val="00F156CA"/>
    <w:rsid w:val="00F15C6A"/>
    <w:rsid w:val="00F15CEE"/>
    <w:rsid w:val="00F16DF6"/>
    <w:rsid w:val="00F170AC"/>
    <w:rsid w:val="00F173AE"/>
    <w:rsid w:val="00F17438"/>
    <w:rsid w:val="00F1757A"/>
    <w:rsid w:val="00F17ACD"/>
    <w:rsid w:val="00F20486"/>
    <w:rsid w:val="00F21017"/>
    <w:rsid w:val="00F215DE"/>
    <w:rsid w:val="00F217E6"/>
    <w:rsid w:val="00F21D94"/>
    <w:rsid w:val="00F2239D"/>
    <w:rsid w:val="00F223F5"/>
    <w:rsid w:val="00F224C2"/>
    <w:rsid w:val="00F2260C"/>
    <w:rsid w:val="00F22752"/>
    <w:rsid w:val="00F22DF4"/>
    <w:rsid w:val="00F22DF8"/>
    <w:rsid w:val="00F232E0"/>
    <w:rsid w:val="00F23497"/>
    <w:rsid w:val="00F23C1C"/>
    <w:rsid w:val="00F23F35"/>
    <w:rsid w:val="00F2416E"/>
    <w:rsid w:val="00F24C37"/>
    <w:rsid w:val="00F25368"/>
    <w:rsid w:val="00F25383"/>
    <w:rsid w:val="00F25779"/>
    <w:rsid w:val="00F259E5"/>
    <w:rsid w:val="00F25C75"/>
    <w:rsid w:val="00F25DAF"/>
    <w:rsid w:val="00F2641C"/>
    <w:rsid w:val="00F26A91"/>
    <w:rsid w:val="00F26C5D"/>
    <w:rsid w:val="00F26F0C"/>
    <w:rsid w:val="00F2760E"/>
    <w:rsid w:val="00F27EBF"/>
    <w:rsid w:val="00F3004B"/>
    <w:rsid w:val="00F300AE"/>
    <w:rsid w:val="00F303A9"/>
    <w:rsid w:val="00F309A3"/>
    <w:rsid w:val="00F30C59"/>
    <w:rsid w:val="00F30E20"/>
    <w:rsid w:val="00F30FDB"/>
    <w:rsid w:val="00F310CD"/>
    <w:rsid w:val="00F31114"/>
    <w:rsid w:val="00F31274"/>
    <w:rsid w:val="00F315C3"/>
    <w:rsid w:val="00F317C1"/>
    <w:rsid w:val="00F31E3D"/>
    <w:rsid w:val="00F31FF3"/>
    <w:rsid w:val="00F32207"/>
    <w:rsid w:val="00F328E9"/>
    <w:rsid w:val="00F32D00"/>
    <w:rsid w:val="00F32D11"/>
    <w:rsid w:val="00F3301D"/>
    <w:rsid w:val="00F3327B"/>
    <w:rsid w:val="00F33435"/>
    <w:rsid w:val="00F3358C"/>
    <w:rsid w:val="00F33722"/>
    <w:rsid w:val="00F3381E"/>
    <w:rsid w:val="00F33B56"/>
    <w:rsid w:val="00F34493"/>
    <w:rsid w:val="00F3481E"/>
    <w:rsid w:val="00F3486A"/>
    <w:rsid w:val="00F34A6C"/>
    <w:rsid w:val="00F34BEA"/>
    <w:rsid w:val="00F3596B"/>
    <w:rsid w:val="00F359C7"/>
    <w:rsid w:val="00F35D8E"/>
    <w:rsid w:val="00F361AE"/>
    <w:rsid w:val="00F36309"/>
    <w:rsid w:val="00F3655F"/>
    <w:rsid w:val="00F365F7"/>
    <w:rsid w:val="00F36771"/>
    <w:rsid w:val="00F369C0"/>
    <w:rsid w:val="00F36DCD"/>
    <w:rsid w:val="00F36ED6"/>
    <w:rsid w:val="00F374CE"/>
    <w:rsid w:val="00F375C6"/>
    <w:rsid w:val="00F3777D"/>
    <w:rsid w:val="00F3782C"/>
    <w:rsid w:val="00F379E8"/>
    <w:rsid w:val="00F37B92"/>
    <w:rsid w:val="00F37E85"/>
    <w:rsid w:val="00F37FB6"/>
    <w:rsid w:val="00F404AE"/>
    <w:rsid w:val="00F40906"/>
    <w:rsid w:val="00F40F53"/>
    <w:rsid w:val="00F41785"/>
    <w:rsid w:val="00F41BFC"/>
    <w:rsid w:val="00F4204A"/>
    <w:rsid w:val="00F424AF"/>
    <w:rsid w:val="00F4294F"/>
    <w:rsid w:val="00F429F2"/>
    <w:rsid w:val="00F42B08"/>
    <w:rsid w:val="00F42B8B"/>
    <w:rsid w:val="00F42D9E"/>
    <w:rsid w:val="00F43164"/>
    <w:rsid w:val="00F435B8"/>
    <w:rsid w:val="00F436EE"/>
    <w:rsid w:val="00F43C6B"/>
    <w:rsid w:val="00F43CC7"/>
    <w:rsid w:val="00F43EF5"/>
    <w:rsid w:val="00F4424C"/>
    <w:rsid w:val="00F44529"/>
    <w:rsid w:val="00F4484F"/>
    <w:rsid w:val="00F448D9"/>
    <w:rsid w:val="00F44D17"/>
    <w:rsid w:val="00F44D3D"/>
    <w:rsid w:val="00F450D6"/>
    <w:rsid w:val="00F452D7"/>
    <w:rsid w:val="00F45ED5"/>
    <w:rsid w:val="00F46401"/>
    <w:rsid w:val="00F46787"/>
    <w:rsid w:val="00F46B23"/>
    <w:rsid w:val="00F46BED"/>
    <w:rsid w:val="00F47BAE"/>
    <w:rsid w:val="00F47FBB"/>
    <w:rsid w:val="00F47FE5"/>
    <w:rsid w:val="00F50104"/>
    <w:rsid w:val="00F50CFC"/>
    <w:rsid w:val="00F51050"/>
    <w:rsid w:val="00F511A8"/>
    <w:rsid w:val="00F516BF"/>
    <w:rsid w:val="00F51754"/>
    <w:rsid w:val="00F51813"/>
    <w:rsid w:val="00F523B5"/>
    <w:rsid w:val="00F523E2"/>
    <w:rsid w:val="00F5242A"/>
    <w:rsid w:val="00F52439"/>
    <w:rsid w:val="00F5297B"/>
    <w:rsid w:val="00F52A23"/>
    <w:rsid w:val="00F52B7F"/>
    <w:rsid w:val="00F53039"/>
    <w:rsid w:val="00F5343F"/>
    <w:rsid w:val="00F535F2"/>
    <w:rsid w:val="00F53844"/>
    <w:rsid w:val="00F53CA7"/>
    <w:rsid w:val="00F53DAE"/>
    <w:rsid w:val="00F54244"/>
    <w:rsid w:val="00F54498"/>
    <w:rsid w:val="00F54647"/>
    <w:rsid w:val="00F548DC"/>
    <w:rsid w:val="00F54949"/>
    <w:rsid w:val="00F54C2A"/>
    <w:rsid w:val="00F55063"/>
    <w:rsid w:val="00F554DA"/>
    <w:rsid w:val="00F555DD"/>
    <w:rsid w:val="00F555F5"/>
    <w:rsid w:val="00F55CA5"/>
    <w:rsid w:val="00F55F56"/>
    <w:rsid w:val="00F56086"/>
    <w:rsid w:val="00F5697B"/>
    <w:rsid w:val="00F56C88"/>
    <w:rsid w:val="00F56C99"/>
    <w:rsid w:val="00F56F0A"/>
    <w:rsid w:val="00F57025"/>
    <w:rsid w:val="00F573F8"/>
    <w:rsid w:val="00F57434"/>
    <w:rsid w:val="00F576C8"/>
    <w:rsid w:val="00F578A8"/>
    <w:rsid w:val="00F57A1A"/>
    <w:rsid w:val="00F57A5D"/>
    <w:rsid w:val="00F57D23"/>
    <w:rsid w:val="00F57D38"/>
    <w:rsid w:val="00F57F4E"/>
    <w:rsid w:val="00F60565"/>
    <w:rsid w:val="00F6082E"/>
    <w:rsid w:val="00F60E5D"/>
    <w:rsid w:val="00F60FA1"/>
    <w:rsid w:val="00F615DE"/>
    <w:rsid w:val="00F6199B"/>
    <w:rsid w:val="00F619CD"/>
    <w:rsid w:val="00F61C35"/>
    <w:rsid w:val="00F62089"/>
    <w:rsid w:val="00F6389C"/>
    <w:rsid w:val="00F638BF"/>
    <w:rsid w:val="00F63982"/>
    <w:rsid w:val="00F648AF"/>
    <w:rsid w:val="00F65366"/>
    <w:rsid w:val="00F657AB"/>
    <w:rsid w:val="00F65B69"/>
    <w:rsid w:val="00F65BED"/>
    <w:rsid w:val="00F65C0D"/>
    <w:rsid w:val="00F661B3"/>
    <w:rsid w:val="00F66501"/>
    <w:rsid w:val="00F66668"/>
    <w:rsid w:val="00F66821"/>
    <w:rsid w:val="00F669C6"/>
    <w:rsid w:val="00F66A74"/>
    <w:rsid w:val="00F67699"/>
    <w:rsid w:val="00F6785B"/>
    <w:rsid w:val="00F67A67"/>
    <w:rsid w:val="00F67A93"/>
    <w:rsid w:val="00F67F51"/>
    <w:rsid w:val="00F70416"/>
    <w:rsid w:val="00F711AA"/>
    <w:rsid w:val="00F7131F"/>
    <w:rsid w:val="00F71BC7"/>
    <w:rsid w:val="00F720B3"/>
    <w:rsid w:val="00F7217C"/>
    <w:rsid w:val="00F723EA"/>
    <w:rsid w:val="00F723FB"/>
    <w:rsid w:val="00F72A70"/>
    <w:rsid w:val="00F73049"/>
    <w:rsid w:val="00F73179"/>
    <w:rsid w:val="00F736A4"/>
    <w:rsid w:val="00F73952"/>
    <w:rsid w:val="00F73A6E"/>
    <w:rsid w:val="00F74317"/>
    <w:rsid w:val="00F74350"/>
    <w:rsid w:val="00F74405"/>
    <w:rsid w:val="00F7461E"/>
    <w:rsid w:val="00F74F11"/>
    <w:rsid w:val="00F74F22"/>
    <w:rsid w:val="00F754A0"/>
    <w:rsid w:val="00F759D7"/>
    <w:rsid w:val="00F75BCB"/>
    <w:rsid w:val="00F75C8B"/>
    <w:rsid w:val="00F75E03"/>
    <w:rsid w:val="00F764D7"/>
    <w:rsid w:val="00F7660D"/>
    <w:rsid w:val="00F7690D"/>
    <w:rsid w:val="00F769E0"/>
    <w:rsid w:val="00F76CB8"/>
    <w:rsid w:val="00F76FAE"/>
    <w:rsid w:val="00F77034"/>
    <w:rsid w:val="00F77985"/>
    <w:rsid w:val="00F77F9A"/>
    <w:rsid w:val="00F805F2"/>
    <w:rsid w:val="00F80A9D"/>
    <w:rsid w:val="00F80E46"/>
    <w:rsid w:val="00F811A8"/>
    <w:rsid w:val="00F8122A"/>
    <w:rsid w:val="00F81282"/>
    <w:rsid w:val="00F815B0"/>
    <w:rsid w:val="00F8210B"/>
    <w:rsid w:val="00F8286A"/>
    <w:rsid w:val="00F82C81"/>
    <w:rsid w:val="00F83000"/>
    <w:rsid w:val="00F837A1"/>
    <w:rsid w:val="00F838B3"/>
    <w:rsid w:val="00F83BCA"/>
    <w:rsid w:val="00F84198"/>
    <w:rsid w:val="00F844DB"/>
    <w:rsid w:val="00F84583"/>
    <w:rsid w:val="00F84905"/>
    <w:rsid w:val="00F84943"/>
    <w:rsid w:val="00F849F5"/>
    <w:rsid w:val="00F84A52"/>
    <w:rsid w:val="00F84CF0"/>
    <w:rsid w:val="00F84F5D"/>
    <w:rsid w:val="00F85673"/>
    <w:rsid w:val="00F86DDB"/>
    <w:rsid w:val="00F87000"/>
    <w:rsid w:val="00F879CC"/>
    <w:rsid w:val="00F87A4B"/>
    <w:rsid w:val="00F87A78"/>
    <w:rsid w:val="00F900E2"/>
    <w:rsid w:val="00F902BF"/>
    <w:rsid w:val="00F90347"/>
    <w:rsid w:val="00F904D7"/>
    <w:rsid w:val="00F905FA"/>
    <w:rsid w:val="00F90753"/>
    <w:rsid w:val="00F909BE"/>
    <w:rsid w:val="00F90C23"/>
    <w:rsid w:val="00F90F18"/>
    <w:rsid w:val="00F90F71"/>
    <w:rsid w:val="00F9139F"/>
    <w:rsid w:val="00F91F45"/>
    <w:rsid w:val="00F92409"/>
    <w:rsid w:val="00F926EB"/>
    <w:rsid w:val="00F9292A"/>
    <w:rsid w:val="00F929E1"/>
    <w:rsid w:val="00F92AFF"/>
    <w:rsid w:val="00F92B71"/>
    <w:rsid w:val="00F92D6A"/>
    <w:rsid w:val="00F92E09"/>
    <w:rsid w:val="00F9312C"/>
    <w:rsid w:val="00F935C5"/>
    <w:rsid w:val="00F9373F"/>
    <w:rsid w:val="00F93943"/>
    <w:rsid w:val="00F93DE8"/>
    <w:rsid w:val="00F94319"/>
    <w:rsid w:val="00F95514"/>
    <w:rsid w:val="00F95528"/>
    <w:rsid w:val="00F95763"/>
    <w:rsid w:val="00F95922"/>
    <w:rsid w:val="00F95943"/>
    <w:rsid w:val="00F95C23"/>
    <w:rsid w:val="00F95F32"/>
    <w:rsid w:val="00F9604C"/>
    <w:rsid w:val="00F961A5"/>
    <w:rsid w:val="00F963F7"/>
    <w:rsid w:val="00F9666C"/>
    <w:rsid w:val="00F96A07"/>
    <w:rsid w:val="00F96B82"/>
    <w:rsid w:val="00F96D7D"/>
    <w:rsid w:val="00F97322"/>
    <w:rsid w:val="00F9734D"/>
    <w:rsid w:val="00F97431"/>
    <w:rsid w:val="00F97572"/>
    <w:rsid w:val="00FA00A4"/>
    <w:rsid w:val="00FA0164"/>
    <w:rsid w:val="00FA0288"/>
    <w:rsid w:val="00FA0582"/>
    <w:rsid w:val="00FA093B"/>
    <w:rsid w:val="00FA0AD7"/>
    <w:rsid w:val="00FA0AE6"/>
    <w:rsid w:val="00FA24E8"/>
    <w:rsid w:val="00FA2C5F"/>
    <w:rsid w:val="00FA2CF8"/>
    <w:rsid w:val="00FA2DA8"/>
    <w:rsid w:val="00FA3084"/>
    <w:rsid w:val="00FA31BA"/>
    <w:rsid w:val="00FA362A"/>
    <w:rsid w:val="00FA3652"/>
    <w:rsid w:val="00FA3B1D"/>
    <w:rsid w:val="00FA3B70"/>
    <w:rsid w:val="00FA3FAA"/>
    <w:rsid w:val="00FA481B"/>
    <w:rsid w:val="00FA4C48"/>
    <w:rsid w:val="00FA4F04"/>
    <w:rsid w:val="00FA5061"/>
    <w:rsid w:val="00FA50CC"/>
    <w:rsid w:val="00FA5138"/>
    <w:rsid w:val="00FA5D10"/>
    <w:rsid w:val="00FA5D84"/>
    <w:rsid w:val="00FA6057"/>
    <w:rsid w:val="00FA62D3"/>
    <w:rsid w:val="00FA66C7"/>
    <w:rsid w:val="00FA6817"/>
    <w:rsid w:val="00FA6926"/>
    <w:rsid w:val="00FA6D16"/>
    <w:rsid w:val="00FA6E4B"/>
    <w:rsid w:val="00FA7163"/>
    <w:rsid w:val="00FA719F"/>
    <w:rsid w:val="00FA7685"/>
    <w:rsid w:val="00FA7EB5"/>
    <w:rsid w:val="00FA7F16"/>
    <w:rsid w:val="00FB0222"/>
    <w:rsid w:val="00FB02C7"/>
    <w:rsid w:val="00FB039D"/>
    <w:rsid w:val="00FB041C"/>
    <w:rsid w:val="00FB0A79"/>
    <w:rsid w:val="00FB0D0C"/>
    <w:rsid w:val="00FB1171"/>
    <w:rsid w:val="00FB129E"/>
    <w:rsid w:val="00FB12C8"/>
    <w:rsid w:val="00FB13B4"/>
    <w:rsid w:val="00FB15CD"/>
    <w:rsid w:val="00FB160C"/>
    <w:rsid w:val="00FB17D0"/>
    <w:rsid w:val="00FB19C8"/>
    <w:rsid w:val="00FB1A44"/>
    <w:rsid w:val="00FB25A4"/>
    <w:rsid w:val="00FB2E4D"/>
    <w:rsid w:val="00FB31C5"/>
    <w:rsid w:val="00FB3643"/>
    <w:rsid w:val="00FB3691"/>
    <w:rsid w:val="00FB3AB6"/>
    <w:rsid w:val="00FB3C1D"/>
    <w:rsid w:val="00FB3CB6"/>
    <w:rsid w:val="00FB3D0D"/>
    <w:rsid w:val="00FB3EF2"/>
    <w:rsid w:val="00FB4032"/>
    <w:rsid w:val="00FB40C9"/>
    <w:rsid w:val="00FB47D7"/>
    <w:rsid w:val="00FB5332"/>
    <w:rsid w:val="00FB588F"/>
    <w:rsid w:val="00FB59AE"/>
    <w:rsid w:val="00FB5A11"/>
    <w:rsid w:val="00FB5DE7"/>
    <w:rsid w:val="00FB61C4"/>
    <w:rsid w:val="00FB6CAA"/>
    <w:rsid w:val="00FB6F99"/>
    <w:rsid w:val="00FB7411"/>
    <w:rsid w:val="00FB7530"/>
    <w:rsid w:val="00FC0362"/>
    <w:rsid w:val="00FC0492"/>
    <w:rsid w:val="00FC089A"/>
    <w:rsid w:val="00FC0A6E"/>
    <w:rsid w:val="00FC0B6F"/>
    <w:rsid w:val="00FC0DCF"/>
    <w:rsid w:val="00FC0E37"/>
    <w:rsid w:val="00FC0FAD"/>
    <w:rsid w:val="00FC1796"/>
    <w:rsid w:val="00FC1C03"/>
    <w:rsid w:val="00FC27CE"/>
    <w:rsid w:val="00FC28A1"/>
    <w:rsid w:val="00FC29E1"/>
    <w:rsid w:val="00FC2A7B"/>
    <w:rsid w:val="00FC2B97"/>
    <w:rsid w:val="00FC3481"/>
    <w:rsid w:val="00FC3E6A"/>
    <w:rsid w:val="00FC41DF"/>
    <w:rsid w:val="00FC4229"/>
    <w:rsid w:val="00FC45CC"/>
    <w:rsid w:val="00FC45FF"/>
    <w:rsid w:val="00FC4D0C"/>
    <w:rsid w:val="00FC5409"/>
    <w:rsid w:val="00FC57BA"/>
    <w:rsid w:val="00FC5B5C"/>
    <w:rsid w:val="00FC5C62"/>
    <w:rsid w:val="00FC5CD5"/>
    <w:rsid w:val="00FC63D7"/>
    <w:rsid w:val="00FC663B"/>
    <w:rsid w:val="00FC6E3D"/>
    <w:rsid w:val="00FC71C7"/>
    <w:rsid w:val="00FD0035"/>
    <w:rsid w:val="00FD059B"/>
    <w:rsid w:val="00FD15CF"/>
    <w:rsid w:val="00FD165D"/>
    <w:rsid w:val="00FD1815"/>
    <w:rsid w:val="00FD1A67"/>
    <w:rsid w:val="00FD1F20"/>
    <w:rsid w:val="00FD235A"/>
    <w:rsid w:val="00FD29DE"/>
    <w:rsid w:val="00FD2AD0"/>
    <w:rsid w:val="00FD2BD9"/>
    <w:rsid w:val="00FD2C41"/>
    <w:rsid w:val="00FD311F"/>
    <w:rsid w:val="00FD31BC"/>
    <w:rsid w:val="00FD31DA"/>
    <w:rsid w:val="00FD3321"/>
    <w:rsid w:val="00FD367D"/>
    <w:rsid w:val="00FD38F3"/>
    <w:rsid w:val="00FD3BC1"/>
    <w:rsid w:val="00FD3EC0"/>
    <w:rsid w:val="00FD3FB4"/>
    <w:rsid w:val="00FD4C48"/>
    <w:rsid w:val="00FD500F"/>
    <w:rsid w:val="00FD5344"/>
    <w:rsid w:val="00FD5418"/>
    <w:rsid w:val="00FD5732"/>
    <w:rsid w:val="00FD5EE9"/>
    <w:rsid w:val="00FD5F1B"/>
    <w:rsid w:val="00FD5F9F"/>
    <w:rsid w:val="00FD6757"/>
    <w:rsid w:val="00FD6868"/>
    <w:rsid w:val="00FD6EE5"/>
    <w:rsid w:val="00FD6EE6"/>
    <w:rsid w:val="00FD701C"/>
    <w:rsid w:val="00FD71C3"/>
    <w:rsid w:val="00FD7222"/>
    <w:rsid w:val="00FD744B"/>
    <w:rsid w:val="00FD754F"/>
    <w:rsid w:val="00FD7955"/>
    <w:rsid w:val="00FD7C7F"/>
    <w:rsid w:val="00FE0210"/>
    <w:rsid w:val="00FE0ABC"/>
    <w:rsid w:val="00FE0AF2"/>
    <w:rsid w:val="00FE0CAD"/>
    <w:rsid w:val="00FE0DCE"/>
    <w:rsid w:val="00FE16FF"/>
    <w:rsid w:val="00FE1B56"/>
    <w:rsid w:val="00FE1FC3"/>
    <w:rsid w:val="00FE2103"/>
    <w:rsid w:val="00FE23FB"/>
    <w:rsid w:val="00FE2779"/>
    <w:rsid w:val="00FE2C90"/>
    <w:rsid w:val="00FE33E4"/>
    <w:rsid w:val="00FE37B5"/>
    <w:rsid w:val="00FE3EB7"/>
    <w:rsid w:val="00FE46CB"/>
    <w:rsid w:val="00FE46FF"/>
    <w:rsid w:val="00FE47AB"/>
    <w:rsid w:val="00FE4B7F"/>
    <w:rsid w:val="00FE4BE6"/>
    <w:rsid w:val="00FE4C25"/>
    <w:rsid w:val="00FE5136"/>
    <w:rsid w:val="00FE5835"/>
    <w:rsid w:val="00FE59F1"/>
    <w:rsid w:val="00FE5BC7"/>
    <w:rsid w:val="00FE5E76"/>
    <w:rsid w:val="00FE67D3"/>
    <w:rsid w:val="00FE767A"/>
    <w:rsid w:val="00FE77A1"/>
    <w:rsid w:val="00FE7815"/>
    <w:rsid w:val="00FE7886"/>
    <w:rsid w:val="00FF0203"/>
    <w:rsid w:val="00FF0522"/>
    <w:rsid w:val="00FF06B8"/>
    <w:rsid w:val="00FF10FA"/>
    <w:rsid w:val="00FF168D"/>
    <w:rsid w:val="00FF169F"/>
    <w:rsid w:val="00FF1CA6"/>
    <w:rsid w:val="00FF2010"/>
    <w:rsid w:val="00FF2261"/>
    <w:rsid w:val="00FF26AA"/>
    <w:rsid w:val="00FF2960"/>
    <w:rsid w:val="00FF2CA7"/>
    <w:rsid w:val="00FF2ECC"/>
    <w:rsid w:val="00FF3509"/>
    <w:rsid w:val="00FF3B9B"/>
    <w:rsid w:val="00FF3BD9"/>
    <w:rsid w:val="00FF3E35"/>
    <w:rsid w:val="00FF4054"/>
    <w:rsid w:val="00FF416D"/>
    <w:rsid w:val="00FF46A9"/>
    <w:rsid w:val="00FF46B8"/>
    <w:rsid w:val="00FF47EB"/>
    <w:rsid w:val="00FF49D2"/>
    <w:rsid w:val="00FF4EA8"/>
    <w:rsid w:val="00FF4F2E"/>
    <w:rsid w:val="00FF5537"/>
    <w:rsid w:val="00FF5838"/>
    <w:rsid w:val="00FF5CD4"/>
    <w:rsid w:val="00FF5EC4"/>
    <w:rsid w:val="00FF621D"/>
    <w:rsid w:val="00FF63DC"/>
    <w:rsid w:val="00FF647C"/>
    <w:rsid w:val="00FF6763"/>
    <w:rsid w:val="00FF6AB1"/>
    <w:rsid w:val="00FF6AE0"/>
    <w:rsid w:val="00FF7011"/>
    <w:rsid w:val="00FF7657"/>
    <w:rsid w:val="00FF77B9"/>
    <w:rsid w:val="00FF7813"/>
    <w:rsid w:val="00FF7DAB"/>
    <w:rsid w:val="01146F26"/>
    <w:rsid w:val="01314A53"/>
    <w:rsid w:val="01557431"/>
    <w:rsid w:val="01E72B9E"/>
    <w:rsid w:val="01F08A68"/>
    <w:rsid w:val="021253DE"/>
    <w:rsid w:val="024DC0FF"/>
    <w:rsid w:val="026D6FB7"/>
    <w:rsid w:val="02790827"/>
    <w:rsid w:val="02A0A177"/>
    <w:rsid w:val="02A1E0DE"/>
    <w:rsid w:val="02B9A326"/>
    <w:rsid w:val="02EEC749"/>
    <w:rsid w:val="03713E05"/>
    <w:rsid w:val="04366597"/>
    <w:rsid w:val="043982A4"/>
    <w:rsid w:val="04D0841C"/>
    <w:rsid w:val="05758583"/>
    <w:rsid w:val="0595DBFB"/>
    <w:rsid w:val="05C33E24"/>
    <w:rsid w:val="05FEE291"/>
    <w:rsid w:val="061BBDBE"/>
    <w:rsid w:val="062984DC"/>
    <w:rsid w:val="064C948A"/>
    <w:rsid w:val="06613B55"/>
    <w:rsid w:val="06630587"/>
    <w:rsid w:val="06F34132"/>
    <w:rsid w:val="074DC3D1"/>
    <w:rsid w:val="078B98BC"/>
    <w:rsid w:val="0837B48F"/>
    <w:rsid w:val="084C508A"/>
    <w:rsid w:val="085155D2"/>
    <w:rsid w:val="085F3760"/>
    <w:rsid w:val="086B9433"/>
    <w:rsid w:val="08C00A58"/>
    <w:rsid w:val="08C3AB06"/>
    <w:rsid w:val="091829D6"/>
    <w:rsid w:val="0924FAF3"/>
    <w:rsid w:val="093A2D63"/>
    <w:rsid w:val="0967355C"/>
    <w:rsid w:val="096BAA38"/>
    <w:rsid w:val="098D8D64"/>
    <w:rsid w:val="09BC2843"/>
    <w:rsid w:val="09D98DA5"/>
    <w:rsid w:val="0A0E4065"/>
    <w:rsid w:val="0A6EC15B"/>
    <w:rsid w:val="0A8A7A39"/>
    <w:rsid w:val="0A8D905C"/>
    <w:rsid w:val="0ACACBD0"/>
    <w:rsid w:val="0AF148ED"/>
    <w:rsid w:val="0B2D2494"/>
    <w:rsid w:val="0B525086"/>
    <w:rsid w:val="0B74725A"/>
    <w:rsid w:val="0BD31161"/>
    <w:rsid w:val="0C307EF9"/>
    <w:rsid w:val="0C7494FB"/>
    <w:rsid w:val="0CCE7A2D"/>
    <w:rsid w:val="0CD1E38D"/>
    <w:rsid w:val="0CD34406"/>
    <w:rsid w:val="0CE1A519"/>
    <w:rsid w:val="0D19702E"/>
    <w:rsid w:val="0D7770DB"/>
    <w:rsid w:val="0DF1A1F5"/>
    <w:rsid w:val="0E5E39A2"/>
    <w:rsid w:val="0E93E0EC"/>
    <w:rsid w:val="0EB5E513"/>
    <w:rsid w:val="0EDDAA33"/>
    <w:rsid w:val="0EE60996"/>
    <w:rsid w:val="0EFFB52C"/>
    <w:rsid w:val="0F03661B"/>
    <w:rsid w:val="0F65575D"/>
    <w:rsid w:val="0FC5F5E3"/>
    <w:rsid w:val="0FF96B1D"/>
    <w:rsid w:val="10534477"/>
    <w:rsid w:val="108E6047"/>
    <w:rsid w:val="1091127E"/>
    <w:rsid w:val="10952C3F"/>
    <w:rsid w:val="10C2E46E"/>
    <w:rsid w:val="10D53C00"/>
    <w:rsid w:val="117E351E"/>
    <w:rsid w:val="11C5031B"/>
    <w:rsid w:val="11CFBC8E"/>
    <w:rsid w:val="11E5FFFA"/>
    <w:rsid w:val="1257D4CD"/>
    <w:rsid w:val="125EB4CF"/>
    <w:rsid w:val="12A62E7B"/>
    <w:rsid w:val="12A8FFFD"/>
    <w:rsid w:val="12B8ED15"/>
    <w:rsid w:val="137C8581"/>
    <w:rsid w:val="1397E3D9"/>
    <w:rsid w:val="13DFFFDD"/>
    <w:rsid w:val="13E19E4B"/>
    <w:rsid w:val="14321706"/>
    <w:rsid w:val="144E1DA8"/>
    <w:rsid w:val="14B4E2D3"/>
    <w:rsid w:val="14FA7750"/>
    <w:rsid w:val="1511D32F"/>
    <w:rsid w:val="15E8D758"/>
    <w:rsid w:val="16BC1BE0"/>
    <w:rsid w:val="16DE0CDE"/>
    <w:rsid w:val="16F2FF26"/>
    <w:rsid w:val="176C68BA"/>
    <w:rsid w:val="17791780"/>
    <w:rsid w:val="17B8FA4E"/>
    <w:rsid w:val="1803E58A"/>
    <w:rsid w:val="18298F4F"/>
    <w:rsid w:val="1829BFCF"/>
    <w:rsid w:val="1838AC88"/>
    <w:rsid w:val="184264C1"/>
    <w:rsid w:val="187898D2"/>
    <w:rsid w:val="1991BDC5"/>
    <w:rsid w:val="1995A2EC"/>
    <w:rsid w:val="1A1482FB"/>
    <w:rsid w:val="1A7EB328"/>
    <w:rsid w:val="1AC2A4FA"/>
    <w:rsid w:val="1AD20336"/>
    <w:rsid w:val="1AE4C63F"/>
    <w:rsid w:val="1AEF8CEF"/>
    <w:rsid w:val="1B34771C"/>
    <w:rsid w:val="1B5CE042"/>
    <w:rsid w:val="1BAC85FB"/>
    <w:rsid w:val="1C4F147E"/>
    <w:rsid w:val="1C74DB67"/>
    <w:rsid w:val="1C7BE9C1"/>
    <w:rsid w:val="1C7FCA83"/>
    <w:rsid w:val="1CC8DA27"/>
    <w:rsid w:val="1CF6A49D"/>
    <w:rsid w:val="1D027570"/>
    <w:rsid w:val="1DA1C71E"/>
    <w:rsid w:val="1DB5F9B8"/>
    <w:rsid w:val="1DB6FBEC"/>
    <w:rsid w:val="1E12F023"/>
    <w:rsid w:val="1E16FCC5"/>
    <w:rsid w:val="1E21ABF6"/>
    <w:rsid w:val="1E4A9B57"/>
    <w:rsid w:val="1EFDDAFF"/>
    <w:rsid w:val="1F79D949"/>
    <w:rsid w:val="1F9DCD47"/>
    <w:rsid w:val="2029D603"/>
    <w:rsid w:val="20D1FDA2"/>
    <w:rsid w:val="21DED7BA"/>
    <w:rsid w:val="221CB948"/>
    <w:rsid w:val="22338CDF"/>
    <w:rsid w:val="223A772A"/>
    <w:rsid w:val="2251ED9C"/>
    <w:rsid w:val="22A8E2B1"/>
    <w:rsid w:val="230334D9"/>
    <w:rsid w:val="23759CD5"/>
    <w:rsid w:val="2481E9AC"/>
    <w:rsid w:val="24B3804B"/>
    <w:rsid w:val="24EECE2F"/>
    <w:rsid w:val="25393103"/>
    <w:rsid w:val="253B4710"/>
    <w:rsid w:val="254E22B1"/>
    <w:rsid w:val="2577ADA0"/>
    <w:rsid w:val="25B67763"/>
    <w:rsid w:val="25C8EFAE"/>
    <w:rsid w:val="26AB3675"/>
    <w:rsid w:val="2769DC49"/>
    <w:rsid w:val="277A49DD"/>
    <w:rsid w:val="277F2374"/>
    <w:rsid w:val="27EA8995"/>
    <w:rsid w:val="27F97456"/>
    <w:rsid w:val="280371A8"/>
    <w:rsid w:val="280F3E40"/>
    <w:rsid w:val="2838BD21"/>
    <w:rsid w:val="284CCCB7"/>
    <w:rsid w:val="2863A539"/>
    <w:rsid w:val="288B8D2B"/>
    <w:rsid w:val="28A530A5"/>
    <w:rsid w:val="28E760D0"/>
    <w:rsid w:val="29D57EC6"/>
    <w:rsid w:val="29ECC62B"/>
    <w:rsid w:val="2A312AB6"/>
    <w:rsid w:val="2A42A45F"/>
    <w:rsid w:val="2A7F5DFD"/>
    <w:rsid w:val="2AABF0C9"/>
    <w:rsid w:val="2AD9750D"/>
    <w:rsid w:val="2AE18F6E"/>
    <w:rsid w:val="2B3EA9E9"/>
    <w:rsid w:val="2B7426B4"/>
    <w:rsid w:val="2BCE4AE4"/>
    <w:rsid w:val="2C15C10D"/>
    <w:rsid w:val="2C23CB3B"/>
    <w:rsid w:val="2C90BCEC"/>
    <w:rsid w:val="2CB2E8C1"/>
    <w:rsid w:val="2CCE2BF7"/>
    <w:rsid w:val="2CE11CBA"/>
    <w:rsid w:val="2CEB1D65"/>
    <w:rsid w:val="2D51E0AC"/>
    <w:rsid w:val="2D56CB51"/>
    <w:rsid w:val="2D6C60C9"/>
    <w:rsid w:val="2D7FF41A"/>
    <w:rsid w:val="2D8517EE"/>
    <w:rsid w:val="2DC68784"/>
    <w:rsid w:val="2E4D5FF9"/>
    <w:rsid w:val="2E51A5A1"/>
    <w:rsid w:val="2E68065F"/>
    <w:rsid w:val="2E890A0A"/>
    <w:rsid w:val="2EA6CFB5"/>
    <w:rsid w:val="2ED902CE"/>
    <w:rsid w:val="2F0BC709"/>
    <w:rsid w:val="2F67ABF6"/>
    <w:rsid w:val="2FA50C47"/>
    <w:rsid w:val="304A5389"/>
    <w:rsid w:val="308C350A"/>
    <w:rsid w:val="30F94B69"/>
    <w:rsid w:val="30F9C1B2"/>
    <w:rsid w:val="30FCF3CE"/>
    <w:rsid w:val="3129F0F9"/>
    <w:rsid w:val="318BD0F8"/>
    <w:rsid w:val="31DEB30C"/>
    <w:rsid w:val="31E3D182"/>
    <w:rsid w:val="322FC03A"/>
    <w:rsid w:val="3289886D"/>
    <w:rsid w:val="32D98CB3"/>
    <w:rsid w:val="32ECE867"/>
    <w:rsid w:val="33180BEA"/>
    <w:rsid w:val="331A66B7"/>
    <w:rsid w:val="333B9846"/>
    <w:rsid w:val="335DEAEB"/>
    <w:rsid w:val="3394052E"/>
    <w:rsid w:val="3422D74A"/>
    <w:rsid w:val="348D53F9"/>
    <w:rsid w:val="352B0622"/>
    <w:rsid w:val="354F8E04"/>
    <w:rsid w:val="35623683"/>
    <w:rsid w:val="35F5A65B"/>
    <w:rsid w:val="361FD460"/>
    <w:rsid w:val="3669A975"/>
    <w:rsid w:val="36860778"/>
    <w:rsid w:val="369F382A"/>
    <w:rsid w:val="36B5D397"/>
    <w:rsid w:val="36C438CD"/>
    <w:rsid w:val="36E3589B"/>
    <w:rsid w:val="370408DC"/>
    <w:rsid w:val="371B8464"/>
    <w:rsid w:val="375571AC"/>
    <w:rsid w:val="37962A24"/>
    <w:rsid w:val="37D3AA32"/>
    <w:rsid w:val="3813E4F0"/>
    <w:rsid w:val="3852B0A4"/>
    <w:rsid w:val="38B754C5"/>
    <w:rsid w:val="39530F0A"/>
    <w:rsid w:val="39592C41"/>
    <w:rsid w:val="39EC9AE4"/>
    <w:rsid w:val="3A810911"/>
    <w:rsid w:val="3A90E525"/>
    <w:rsid w:val="3AC55E73"/>
    <w:rsid w:val="3ACE3A11"/>
    <w:rsid w:val="3B0A1000"/>
    <w:rsid w:val="3B55FB91"/>
    <w:rsid w:val="3B7B50C8"/>
    <w:rsid w:val="3B7E00B8"/>
    <w:rsid w:val="3BEF27D2"/>
    <w:rsid w:val="3C15881D"/>
    <w:rsid w:val="3C3CD9CB"/>
    <w:rsid w:val="3CA59D47"/>
    <w:rsid w:val="3D0BECBE"/>
    <w:rsid w:val="3D1466C5"/>
    <w:rsid w:val="3DB78567"/>
    <w:rsid w:val="3DD61CBB"/>
    <w:rsid w:val="3DE217D0"/>
    <w:rsid w:val="3DE8516C"/>
    <w:rsid w:val="3E427B0B"/>
    <w:rsid w:val="3E80F054"/>
    <w:rsid w:val="3E8771FA"/>
    <w:rsid w:val="3EA0E479"/>
    <w:rsid w:val="3EA7BD1F"/>
    <w:rsid w:val="3EAD31B1"/>
    <w:rsid w:val="3EB2C197"/>
    <w:rsid w:val="3EE39368"/>
    <w:rsid w:val="3F1E52A9"/>
    <w:rsid w:val="3F5C73AD"/>
    <w:rsid w:val="3FDF1A3F"/>
    <w:rsid w:val="4069AB21"/>
    <w:rsid w:val="407DD77D"/>
    <w:rsid w:val="40E21E7C"/>
    <w:rsid w:val="410DBD7D"/>
    <w:rsid w:val="41544612"/>
    <w:rsid w:val="41E7D7E8"/>
    <w:rsid w:val="421A3CDA"/>
    <w:rsid w:val="422DD85F"/>
    <w:rsid w:val="4249A017"/>
    <w:rsid w:val="43264DC1"/>
    <w:rsid w:val="43A59FBE"/>
    <w:rsid w:val="43D26A6F"/>
    <w:rsid w:val="43D594C9"/>
    <w:rsid w:val="44231F66"/>
    <w:rsid w:val="445A6AD8"/>
    <w:rsid w:val="448894D4"/>
    <w:rsid w:val="44AC3D16"/>
    <w:rsid w:val="44F645DE"/>
    <w:rsid w:val="452F2123"/>
    <w:rsid w:val="4580C3E6"/>
    <w:rsid w:val="45C8BD62"/>
    <w:rsid w:val="460E320F"/>
    <w:rsid w:val="4615C654"/>
    <w:rsid w:val="4631C63C"/>
    <w:rsid w:val="463C4B56"/>
    <w:rsid w:val="469C886F"/>
    <w:rsid w:val="46E90ADC"/>
    <w:rsid w:val="4703B23D"/>
    <w:rsid w:val="470C50DB"/>
    <w:rsid w:val="47434DA6"/>
    <w:rsid w:val="475B6AA3"/>
    <w:rsid w:val="4800AA51"/>
    <w:rsid w:val="4826BE6E"/>
    <w:rsid w:val="48484CA9"/>
    <w:rsid w:val="485B891D"/>
    <w:rsid w:val="489CF407"/>
    <w:rsid w:val="49086F97"/>
    <w:rsid w:val="490C7F67"/>
    <w:rsid w:val="4919B93A"/>
    <w:rsid w:val="492D5075"/>
    <w:rsid w:val="495869E9"/>
    <w:rsid w:val="49740D0F"/>
    <w:rsid w:val="49A7607D"/>
    <w:rsid w:val="49C383A2"/>
    <w:rsid w:val="49E7E3C0"/>
    <w:rsid w:val="4A13F7F4"/>
    <w:rsid w:val="4A6C3349"/>
    <w:rsid w:val="4AD7D007"/>
    <w:rsid w:val="4AFEC00D"/>
    <w:rsid w:val="4B7550EC"/>
    <w:rsid w:val="4BB7D784"/>
    <w:rsid w:val="4BC6B1D7"/>
    <w:rsid w:val="4BF63163"/>
    <w:rsid w:val="4C03EE11"/>
    <w:rsid w:val="4C17647D"/>
    <w:rsid w:val="4CB8911F"/>
    <w:rsid w:val="4CE0E687"/>
    <w:rsid w:val="4CE791A9"/>
    <w:rsid w:val="4D5F2F96"/>
    <w:rsid w:val="4D8B4806"/>
    <w:rsid w:val="4D8F7FBA"/>
    <w:rsid w:val="4DDDC4F5"/>
    <w:rsid w:val="4DF606B0"/>
    <w:rsid w:val="4E4E58A0"/>
    <w:rsid w:val="4E57D512"/>
    <w:rsid w:val="4E923532"/>
    <w:rsid w:val="4EE9DEC5"/>
    <w:rsid w:val="4F7C4E7B"/>
    <w:rsid w:val="4F977D74"/>
    <w:rsid w:val="50A5FB67"/>
    <w:rsid w:val="50D61F0B"/>
    <w:rsid w:val="50EDF7DB"/>
    <w:rsid w:val="512E6FE6"/>
    <w:rsid w:val="51C86E3B"/>
    <w:rsid w:val="521998CB"/>
    <w:rsid w:val="52486B49"/>
    <w:rsid w:val="525D0DD1"/>
    <w:rsid w:val="528CCF91"/>
    <w:rsid w:val="5294C7BB"/>
    <w:rsid w:val="52B2BAF9"/>
    <w:rsid w:val="52DD1D28"/>
    <w:rsid w:val="5319DC3D"/>
    <w:rsid w:val="53837867"/>
    <w:rsid w:val="5387A036"/>
    <w:rsid w:val="54086D15"/>
    <w:rsid w:val="5466BF5B"/>
    <w:rsid w:val="5475C946"/>
    <w:rsid w:val="54BCD25F"/>
    <w:rsid w:val="54E20D0F"/>
    <w:rsid w:val="54FC1142"/>
    <w:rsid w:val="5564746C"/>
    <w:rsid w:val="55B74954"/>
    <w:rsid w:val="56323556"/>
    <w:rsid w:val="5640C14F"/>
    <w:rsid w:val="5661EE88"/>
    <w:rsid w:val="566A21F1"/>
    <w:rsid w:val="576C1817"/>
    <w:rsid w:val="579A396B"/>
    <w:rsid w:val="5806A5C0"/>
    <w:rsid w:val="58381835"/>
    <w:rsid w:val="584A708D"/>
    <w:rsid w:val="586FB35A"/>
    <w:rsid w:val="5874B209"/>
    <w:rsid w:val="58B035ED"/>
    <w:rsid w:val="58B0C945"/>
    <w:rsid w:val="594CA79A"/>
    <w:rsid w:val="5959993D"/>
    <w:rsid w:val="5966EFBD"/>
    <w:rsid w:val="59AF50BA"/>
    <w:rsid w:val="59F0CA68"/>
    <w:rsid w:val="59F68235"/>
    <w:rsid w:val="5A49DFD4"/>
    <w:rsid w:val="5A878820"/>
    <w:rsid w:val="5A9A9B9D"/>
    <w:rsid w:val="5B324D10"/>
    <w:rsid w:val="5BA6C31F"/>
    <w:rsid w:val="5C343112"/>
    <w:rsid w:val="5C761F0B"/>
    <w:rsid w:val="5CB3F453"/>
    <w:rsid w:val="5CF07201"/>
    <w:rsid w:val="5D18B92A"/>
    <w:rsid w:val="5DE136F4"/>
    <w:rsid w:val="5DE6A8E6"/>
    <w:rsid w:val="5E5A14E9"/>
    <w:rsid w:val="5EFC46EA"/>
    <w:rsid w:val="5F674AA1"/>
    <w:rsid w:val="5F98FE03"/>
    <w:rsid w:val="5FF5E54A"/>
    <w:rsid w:val="60F53C20"/>
    <w:rsid w:val="612D6F14"/>
    <w:rsid w:val="6169159F"/>
    <w:rsid w:val="617B9412"/>
    <w:rsid w:val="61949112"/>
    <w:rsid w:val="61AD8724"/>
    <w:rsid w:val="61B8E676"/>
    <w:rsid w:val="61D06FC1"/>
    <w:rsid w:val="621F38D5"/>
    <w:rsid w:val="627F4DD3"/>
    <w:rsid w:val="62811C5A"/>
    <w:rsid w:val="62C3121F"/>
    <w:rsid w:val="62DC5DF7"/>
    <w:rsid w:val="62E6B379"/>
    <w:rsid w:val="630F254D"/>
    <w:rsid w:val="63AE38B3"/>
    <w:rsid w:val="64397B46"/>
    <w:rsid w:val="64A572B8"/>
    <w:rsid w:val="64BB28D3"/>
    <w:rsid w:val="64DAF821"/>
    <w:rsid w:val="650A0083"/>
    <w:rsid w:val="65138E41"/>
    <w:rsid w:val="653CE727"/>
    <w:rsid w:val="653F1BD0"/>
    <w:rsid w:val="659C037D"/>
    <w:rsid w:val="65C0E957"/>
    <w:rsid w:val="65C17151"/>
    <w:rsid w:val="66144597"/>
    <w:rsid w:val="66394281"/>
    <w:rsid w:val="666FADF6"/>
    <w:rsid w:val="6685FD73"/>
    <w:rsid w:val="66BA2D17"/>
    <w:rsid w:val="66E5109D"/>
    <w:rsid w:val="6711A1ED"/>
    <w:rsid w:val="671E8C29"/>
    <w:rsid w:val="67475321"/>
    <w:rsid w:val="67481468"/>
    <w:rsid w:val="677BE72C"/>
    <w:rsid w:val="679DC142"/>
    <w:rsid w:val="67C9FA14"/>
    <w:rsid w:val="67DB0E8C"/>
    <w:rsid w:val="6807B49D"/>
    <w:rsid w:val="6812B6C0"/>
    <w:rsid w:val="681CC8A8"/>
    <w:rsid w:val="682C5ABE"/>
    <w:rsid w:val="684F7895"/>
    <w:rsid w:val="68C79BC6"/>
    <w:rsid w:val="68D99D5E"/>
    <w:rsid w:val="68DEA338"/>
    <w:rsid w:val="6906C763"/>
    <w:rsid w:val="693FDA01"/>
    <w:rsid w:val="6981CD80"/>
    <w:rsid w:val="69B6D651"/>
    <w:rsid w:val="6A109E84"/>
    <w:rsid w:val="6A185939"/>
    <w:rsid w:val="6A3BE808"/>
    <w:rsid w:val="6A9F8BED"/>
    <w:rsid w:val="6AB636CA"/>
    <w:rsid w:val="6B26E91A"/>
    <w:rsid w:val="6B3C8CDB"/>
    <w:rsid w:val="6B88731F"/>
    <w:rsid w:val="6B8B02D5"/>
    <w:rsid w:val="6C73DFDB"/>
    <w:rsid w:val="6CDBDA7B"/>
    <w:rsid w:val="6D13AEA7"/>
    <w:rsid w:val="6D1C7230"/>
    <w:rsid w:val="6D24CAD5"/>
    <w:rsid w:val="6D638B6B"/>
    <w:rsid w:val="6DD3F38C"/>
    <w:rsid w:val="6DDA4674"/>
    <w:rsid w:val="6DDF3FB4"/>
    <w:rsid w:val="6E24A044"/>
    <w:rsid w:val="6E2D10F4"/>
    <w:rsid w:val="6E2D30D0"/>
    <w:rsid w:val="6E30E038"/>
    <w:rsid w:val="6E82BF90"/>
    <w:rsid w:val="6E871475"/>
    <w:rsid w:val="6EC09B36"/>
    <w:rsid w:val="6EE12FDD"/>
    <w:rsid w:val="6F566584"/>
    <w:rsid w:val="6F7C3879"/>
    <w:rsid w:val="6FC1B67E"/>
    <w:rsid w:val="6FF9FC2A"/>
    <w:rsid w:val="7078FC25"/>
    <w:rsid w:val="70A4EB3F"/>
    <w:rsid w:val="70F63B53"/>
    <w:rsid w:val="713F29BC"/>
    <w:rsid w:val="71DEDDA8"/>
    <w:rsid w:val="72045AB2"/>
    <w:rsid w:val="7231287B"/>
    <w:rsid w:val="724FD128"/>
    <w:rsid w:val="72FC86B0"/>
    <w:rsid w:val="7304515B"/>
    <w:rsid w:val="73819A9E"/>
    <w:rsid w:val="7387AA96"/>
    <w:rsid w:val="73B0C305"/>
    <w:rsid w:val="73E22881"/>
    <w:rsid w:val="74044C93"/>
    <w:rsid w:val="744768CE"/>
    <w:rsid w:val="74CDEDC3"/>
    <w:rsid w:val="74D724B9"/>
    <w:rsid w:val="751012F8"/>
    <w:rsid w:val="757B48D3"/>
    <w:rsid w:val="758CB17C"/>
    <w:rsid w:val="75F46AF2"/>
    <w:rsid w:val="75F50886"/>
    <w:rsid w:val="761DE4CA"/>
    <w:rsid w:val="76234333"/>
    <w:rsid w:val="7654F897"/>
    <w:rsid w:val="7669BF96"/>
    <w:rsid w:val="76F90A05"/>
    <w:rsid w:val="770546E8"/>
    <w:rsid w:val="77474B79"/>
    <w:rsid w:val="77B9CA40"/>
    <w:rsid w:val="77E26114"/>
    <w:rsid w:val="78073FA2"/>
    <w:rsid w:val="780BD615"/>
    <w:rsid w:val="78108050"/>
    <w:rsid w:val="7828ACBA"/>
    <w:rsid w:val="787CCC3B"/>
    <w:rsid w:val="788A29FA"/>
    <w:rsid w:val="78B30308"/>
    <w:rsid w:val="78C80924"/>
    <w:rsid w:val="792ED6C9"/>
    <w:rsid w:val="793421D2"/>
    <w:rsid w:val="7960C008"/>
    <w:rsid w:val="79E889F5"/>
    <w:rsid w:val="7A6756C5"/>
    <w:rsid w:val="7AEC80C0"/>
    <w:rsid w:val="7BB157D8"/>
    <w:rsid w:val="7BBC2128"/>
    <w:rsid w:val="7BC1C961"/>
    <w:rsid w:val="7BCF4DA2"/>
    <w:rsid w:val="7BD90C92"/>
    <w:rsid w:val="7CA616EA"/>
    <w:rsid w:val="7CE35324"/>
    <w:rsid w:val="7CE3B490"/>
    <w:rsid w:val="7CF89772"/>
    <w:rsid w:val="7CFB0AC1"/>
    <w:rsid w:val="7D6CBD97"/>
    <w:rsid w:val="7D83FC6E"/>
    <w:rsid w:val="7D8F0A05"/>
    <w:rsid w:val="7D97C361"/>
    <w:rsid w:val="7DA9BAD6"/>
    <w:rsid w:val="7DD1C136"/>
    <w:rsid w:val="7DD560F1"/>
    <w:rsid w:val="7DFEDAEE"/>
    <w:rsid w:val="7E3F22E2"/>
    <w:rsid w:val="7E8E9597"/>
    <w:rsid w:val="7EA0F727"/>
    <w:rsid w:val="7F36A65D"/>
    <w:rsid w:val="7F62B61B"/>
    <w:rsid w:val="7FB8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3237E"/>
  <w15:docId w15:val="{51F70D77-162E-46D2-A0B3-244C8CBC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31F"/>
    <w:rPr>
      <w:sz w:val="24"/>
      <w:lang w:val="en-US"/>
    </w:rPr>
  </w:style>
  <w:style w:type="paragraph" w:styleId="Heading1">
    <w:name w:val="heading 1"/>
    <w:basedOn w:val="Normal"/>
    <w:next w:val="Normal"/>
    <w:qFormat/>
    <w:rsid w:val="00515995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rsid w:val="00515995"/>
    <w:pPr>
      <w:keepNext/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qFormat/>
    <w:rsid w:val="00515995"/>
    <w:pPr>
      <w:keepNext/>
      <w:spacing w:before="240" w:after="60"/>
      <w:outlineLvl w:val="2"/>
    </w:pPr>
  </w:style>
  <w:style w:type="paragraph" w:styleId="Heading4">
    <w:name w:val="heading 4"/>
    <w:basedOn w:val="Normal"/>
    <w:next w:val="Normal"/>
    <w:qFormat/>
    <w:rsid w:val="000C4C59"/>
    <w:pPr>
      <w:keepNext/>
      <w:jc w:val="right"/>
      <w:outlineLvl w:val="3"/>
    </w:pPr>
    <w:rPr>
      <w:rFonts w:ascii="Arial" w:hAnsi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515995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7353E4"/>
  </w:style>
  <w:style w:type="paragraph" w:customStyle="1" w:styleId="zKopfzeile">
    <w:name w:val="z Kopfzeile"/>
    <w:basedOn w:val="Normal"/>
    <w:rsid w:val="000C4C59"/>
    <w:pPr>
      <w:widowControl w:val="0"/>
      <w:tabs>
        <w:tab w:val="left" w:pos="1440"/>
      </w:tabs>
      <w:adjustRightInd w:val="0"/>
      <w:spacing w:after="60"/>
      <w:textAlignment w:val="baseline"/>
    </w:pPr>
    <w:rPr>
      <w:rFonts w:ascii="BISans" w:hAnsi="BISans"/>
      <w:color w:val="808080"/>
      <w:sz w:val="20"/>
      <w:lang w:val="en-GB"/>
    </w:rPr>
  </w:style>
  <w:style w:type="paragraph" w:styleId="BalloonText">
    <w:name w:val="Balloon Text"/>
    <w:basedOn w:val="Normal"/>
    <w:semiHidden/>
    <w:rsid w:val="000C4C59"/>
    <w:rPr>
      <w:rFonts w:ascii="Tahoma" w:hAnsi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658B3"/>
    <w:rPr>
      <w:sz w:val="16"/>
      <w:szCs w:val="16"/>
    </w:rPr>
  </w:style>
  <w:style w:type="paragraph" w:styleId="CommentText">
    <w:name w:val="annotation text"/>
    <w:basedOn w:val="Normal"/>
    <w:semiHidden/>
    <w:rsid w:val="00C658B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658B3"/>
    <w:rPr>
      <w:b/>
      <w:bCs/>
    </w:rPr>
  </w:style>
  <w:style w:type="paragraph" w:customStyle="1" w:styleId="Char2">
    <w:name w:val="Char2"/>
    <w:basedOn w:val="Normal"/>
    <w:semiHidden/>
    <w:rsid w:val="00320E04"/>
    <w:pPr>
      <w:spacing w:after="160" w:line="240" w:lineRule="exact"/>
    </w:pPr>
    <w:rPr>
      <w:rFonts w:ascii="Verdana" w:hAnsi="Verdana" w:cs="Verdana"/>
      <w:sz w:val="20"/>
      <w:lang w:eastAsia="en-US"/>
    </w:rPr>
  </w:style>
  <w:style w:type="paragraph" w:styleId="ListParagraph">
    <w:name w:val="List Paragraph"/>
    <w:basedOn w:val="Normal"/>
    <w:uiPriority w:val="34"/>
    <w:qFormat/>
    <w:rsid w:val="00D05A05"/>
    <w:pPr>
      <w:ind w:left="720"/>
      <w:contextualSpacing/>
    </w:pPr>
  </w:style>
  <w:style w:type="paragraph" w:styleId="NormalWeb">
    <w:name w:val="Normal (Web)"/>
    <w:basedOn w:val="Normal"/>
    <w:uiPriority w:val="99"/>
    <w:rsid w:val="00BD1DBA"/>
    <w:pPr>
      <w:spacing w:before="100" w:beforeAutospacing="1" w:after="100" w:afterAutospacing="1"/>
    </w:pPr>
    <w:rPr>
      <w:szCs w:val="24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A047F"/>
  </w:style>
  <w:style w:type="character" w:customStyle="1" w:styleId="DateChar">
    <w:name w:val="Date Char"/>
    <w:basedOn w:val="DefaultParagraphFont"/>
    <w:link w:val="Date"/>
    <w:uiPriority w:val="99"/>
    <w:semiHidden/>
    <w:rsid w:val="006A047F"/>
    <w:rPr>
      <w:sz w:val="24"/>
    </w:rPr>
  </w:style>
  <w:style w:type="table" w:styleId="TableGrid">
    <w:name w:val="Table Grid"/>
    <w:basedOn w:val="TableNormal"/>
    <w:uiPriority w:val="59"/>
    <w:rsid w:val="005879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573F6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6315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31592"/>
    <w:rPr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D57D20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13EE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8945DE"/>
  </w:style>
  <w:style w:type="character" w:customStyle="1" w:styleId="eop">
    <w:name w:val="eop"/>
    <w:basedOn w:val="DefaultParagraphFont"/>
    <w:rsid w:val="008945DE"/>
  </w:style>
  <w:style w:type="character" w:customStyle="1" w:styleId="ui-provider">
    <w:name w:val="ui-provider"/>
    <w:basedOn w:val="DefaultParagraphFont"/>
    <w:rsid w:val="008D30EC"/>
  </w:style>
  <w:style w:type="character" w:styleId="UnresolvedMention">
    <w:name w:val="Unresolved Mention"/>
    <w:basedOn w:val="DefaultParagraphFont"/>
    <w:uiPriority w:val="99"/>
    <w:semiHidden/>
    <w:unhideWhenUsed/>
    <w:rsid w:val="00F9139F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A41D4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30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58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56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6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84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76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81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914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82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8079">
          <w:marLeft w:val="97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487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3122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5686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3061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401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2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908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9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85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5469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3167">
          <w:marLeft w:val="53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76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2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8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3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2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8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SimHei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SimSun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8988128-37ab-443d-bda8-e0f28155c68c">
      <UserInfo>
        <DisplayName>Lu,Dr.,Jiaqi (HP Medicine) BII-CN-S</DisplayName>
        <AccountId>7</AccountId>
        <AccountType/>
      </UserInfo>
      <UserInfo>
        <DisplayName>Han,Keri (HP CRM) BII-CN-S</DisplayName>
        <AccountId>180</AccountId>
        <AccountType/>
      </UserInfo>
      <UserInfo>
        <DisplayName>Liang,Dr.,Hongzi (HP Medicine) BII-CN-S</DisplayName>
        <AccountId>215</AccountId>
        <AccountType/>
      </UserInfo>
      <UserInfo>
        <DisplayName>Dai,Dr.,Chris (HP Medicine) BII-CN-S</DisplayName>
        <AccountId>112</AccountId>
        <AccountType/>
      </UserInfo>
      <UserInfo>
        <DisplayName>Zhu,Julia (HP Medicine) BII-CN-S</DisplayName>
        <AccountId>46</AccountId>
        <AccountType/>
      </UserInfo>
      <UserInfo>
        <DisplayName>Li,Yuting (HP Medicine) BII-CN-S</DisplayName>
        <AccountId>86</AccountId>
        <AccountType/>
      </UserInfo>
    </SharedWithUsers>
    <lcf76f155ced4ddcb4097134ff3c332f xmlns="abec3d6c-dc49-43d8-9f5f-fe75434a2497">
      <Terms xmlns="http://schemas.microsoft.com/office/infopath/2007/PartnerControls"/>
    </lcf76f155ced4ddcb4097134ff3c332f>
    <TaxCatchAll xmlns="e47812bf-c8f0-415c-9dc6-75659472579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242DF3D1D04D43AAE539FB642C880D" ma:contentTypeVersion="19" ma:contentTypeDescription="Create a new document." ma:contentTypeScope="" ma:versionID="216cf6b9bc403f004b8b7e86d8e72cfc">
  <xsd:schema xmlns:xsd="http://www.w3.org/2001/XMLSchema" xmlns:xs="http://www.w3.org/2001/XMLSchema" xmlns:p="http://schemas.microsoft.com/office/2006/metadata/properties" xmlns:ns2="abec3d6c-dc49-43d8-9f5f-fe75434a2497" xmlns:ns3="38988128-37ab-443d-bda8-e0f28155c68c" xmlns:ns4="e47812bf-c8f0-415c-9dc6-756594725798" targetNamespace="http://schemas.microsoft.com/office/2006/metadata/properties" ma:root="true" ma:fieldsID="22e1a6cbe640582aedff401e2d7c7a09" ns2:_="" ns3:_="" ns4:_="">
    <xsd:import namespace="abec3d6c-dc49-43d8-9f5f-fe75434a2497"/>
    <xsd:import namespace="38988128-37ab-443d-bda8-e0f28155c68c"/>
    <xsd:import namespace="e47812bf-c8f0-415c-9dc6-7565947257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c3d6c-dc49-43d8-9f5f-fe75434a24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98f3110-b2b7-48bc-b5f0-a137367be0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988128-37ab-443d-bda8-e0f28155c68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812bf-c8f0-415c-9dc6-756594725798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89bc802-be5d-4ad1-8fa5-936a0ef32c64}" ma:internalName="TaxCatchAll" ma:showField="CatchAllData" ma:web="38988128-37ab-443d-bda8-e0f28155c6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E0B85-3BB8-4C6D-A8CA-F550512D2E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50EA2F-169A-45B0-9F5F-6521758BB5F1}">
  <ds:schemaRefs>
    <ds:schemaRef ds:uri="http://schemas.microsoft.com/office/2006/metadata/properties"/>
    <ds:schemaRef ds:uri="http://schemas.microsoft.com/office/infopath/2007/PartnerControls"/>
    <ds:schemaRef ds:uri="545a336c-45ba-4242-ba8b-2a24159e5b92"/>
  </ds:schemaRefs>
</ds:datastoreItem>
</file>

<file path=customXml/itemProps3.xml><?xml version="1.0" encoding="utf-8"?>
<ds:datastoreItem xmlns:ds="http://schemas.openxmlformats.org/officeDocument/2006/customXml" ds:itemID="{5C7A3F6B-CC40-46F5-AAB1-E21FC28B45A0}"/>
</file>

<file path=customXml/itemProps4.xml><?xml version="1.0" encoding="utf-8"?>
<ds:datastoreItem xmlns:ds="http://schemas.openxmlformats.org/officeDocument/2006/customXml" ds:itemID="{252F4E18-9B1C-48A7-93F6-C35BAAC3CA5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fd0b529-4a04-4616-88d2-531082d94bb8}" enabled="1" method="Standard" siteId="{e1f8af86-ee95-4718-bd0d-375b37366c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24439</TotalTime>
  <Pages>6</Pages>
  <Words>792</Words>
  <Characters>3906</Characters>
  <Application>Microsoft Office Word</Application>
  <DocSecurity>0</DocSecurity>
  <Lines>325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Boehringer Ingelheim</Company>
  <LinksUpToDate>false</LinksUpToDate>
  <CharactersWithSpaces>4485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Dai,Dr.,Chris (HP Medicine) BII-CN-S</dc:creator>
  <cp:keywords/>
  <cp:lastModifiedBy>Li,Yuting (HP Medicine) BII-CN-S</cp:lastModifiedBy>
  <cp:revision>2464</cp:revision>
  <cp:lastPrinted>2026-03-19T06:05:00Z</cp:lastPrinted>
  <dcterms:created xsi:type="dcterms:W3CDTF">2024-08-07T02:12:00Z</dcterms:created>
  <dcterms:modified xsi:type="dcterms:W3CDTF">2026-04-27T06:35:00Z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tionZeichnung">
    <vt:bool>true</vt:bool>
  </property>
  <property fmtid="{D5CDD505-2E9C-101B-9397-08002B2CF9AE}" pid="3" name="_NewReviewCycle">
    <vt:lpwstr/>
  </property>
  <property fmtid="{D5CDD505-2E9C-101B-9397-08002B2CF9AE}" pid="4" name="ContentTypeId">
    <vt:lpwstr>0x010100B9242DF3D1D04D43AAE539FB642C880D</vt:lpwstr>
  </property>
  <property fmtid="{D5CDD505-2E9C-101B-9397-08002B2CF9AE}" pid="5" name="Order">
    <vt:r8>195700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docLang">
    <vt:lpwstr>en</vt:lpwstr>
  </property>
</Properties>
</file>