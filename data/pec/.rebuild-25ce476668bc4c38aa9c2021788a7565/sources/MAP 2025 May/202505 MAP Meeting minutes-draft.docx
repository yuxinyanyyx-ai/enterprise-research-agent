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0F56" w14:textId="7F756BAA" w:rsidR="000C4C59" w:rsidRPr="007E5523" w:rsidRDefault="00226E92" w:rsidP="00DF4679">
      <w:pPr>
        <w:tabs>
          <w:tab w:val="right" w:pos="6567"/>
        </w:tabs>
        <w:rPr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Agenda</w:t>
      </w:r>
      <w:r w:rsidR="00DF4679"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425639BF" w14:textId="77777777" w:rsidR="00226E92" w:rsidRPr="007E5523" w:rsidRDefault="00226E92" w:rsidP="000C4C59"/>
    <w:p w14:paraId="49717C32" w14:textId="0C2F7F7F" w:rsidR="00E32F15" w:rsidRDefault="00E32F15" w:rsidP="00E32F15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b/>
          <w:bCs/>
          <w:kern w:val="16"/>
          <w:sz w:val="18"/>
          <w:szCs w:val="18"/>
          <w:lang w:eastAsia="zh-CN"/>
        </w:rPr>
      </w:pPr>
      <w:bookmarkStart w:id="0" w:name="DATE"/>
      <w:r>
        <w:rPr>
          <w:rFonts w:ascii="BISans" w:hAnsi="BISans"/>
          <w:b/>
          <w:bCs/>
          <w:kern w:val="16"/>
          <w:sz w:val="18"/>
          <w:szCs w:val="18"/>
          <w:lang w:eastAsia="zh-CN"/>
        </w:rPr>
        <w:t>Grace Wang / Yuting Li</w:t>
      </w:r>
    </w:p>
    <w:p w14:paraId="21B65911" w14:textId="77777777" w:rsidR="00E32F15" w:rsidRPr="00DE06C9" w:rsidRDefault="00E32F15" w:rsidP="00E32F15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b/>
          <w:bCs/>
          <w:kern w:val="16"/>
          <w:sz w:val="18"/>
          <w:szCs w:val="21"/>
          <w:lang w:eastAsia="zh-CN"/>
        </w:rPr>
      </w:pPr>
    </w:p>
    <w:p w14:paraId="6B839EEA" w14:textId="131783B0" w:rsidR="00E32F15" w:rsidRPr="00C33A3B" w:rsidRDefault="00E32F15" w:rsidP="00E32F15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kern w:val="16"/>
          <w:sz w:val="16"/>
          <w:lang w:eastAsia="zh-CN"/>
        </w:rPr>
      </w:pPr>
      <w:r w:rsidRPr="00603E2B">
        <w:rPr>
          <w:rFonts w:ascii="BISans" w:hAnsi="BISans" w:hint="eastAsia"/>
          <w:kern w:val="16"/>
          <w:sz w:val="16"/>
          <w:lang w:eastAsia="zh-CN"/>
        </w:rPr>
        <w:t>H</w:t>
      </w:r>
      <w:r>
        <w:rPr>
          <w:rFonts w:ascii="BISans" w:hAnsi="BISans"/>
          <w:kern w:val="16"/>
          <w:sz w:val="16"/>
          <w:lang w:eastAsia="zh-CN"/>
        </w:rPr>
        <w:t xml:space="preserve">ead of </w:t>
      </w:r>
      <w:r w:rsidR="007B0B74">
        <w:rPr>
          <w:rFonts w:ascii="BISans" w:hAnsi="BISans"/>
          <w:kern w:val="16"/>
          <w:sz w:val="16"/>
          <w:lang w:eastAsia="zh-CN"/>
        </w:rPr>
        <w:t>X-TA Excellence, Medicine</w:t>
      </w:r>
      <w:r>
        <w:rPr>
          <w:rFonts w:ascii="BISans" w:hAnsi="BISans" w:hint="eastAsia"/>
          <w:kern w:val="16"/>
          <w:sz w:val="16"/>
          <w:lang w:eastAsia="zh-CN"/>
        </w:rPr>
        <w:t xml:space="preserve"> </w:t>
      </w:r>
      <w:r w:rsidRPr="00C33A3B">
        <w:rPr>
          <w:rFonts w:ascii="BISans" w:hAnsi="BISans"/>
          <w:kern w:val="16"/>
          <w:sz w:val="16"/>
          <w:lang w:eastAsia="zh-CN"/>
        </w:rPr>
        <w:t xml:space="preserve">/ </w:t>
      </w:r>
      <w:r w:rsidR="007B0B74">
        <w:rPr>
          <w:rFonts w:ascii="BISans" w:hAnsi="BISans"/>
          <w:kern w:val="16"/>
          <w:sz w:val="16"/>
          <w:lang w:eastAsia="zh-CN"/>
        </w:rPr>
        <w:t>X-TA Excellence</w:t>
      </w:r>
      <w:r w:rsidR="00295529">
        <w:rPr>
          <w:rFonts w:ascii="BISans" w:hAnsi="BISans"/>
          <w:kern w:val="16"/>
          <w:sz w:val="16"/>
          <w:lang w:eastAsia="zh-CN"/>
        </w:rPr>
        <w:t xml:space="preserve"> Medicine</w:t>
      </w:r>
    </w:p>
    <w:p w14:paraId="33746AA0" w14:textId="77777777" w:rsidR="00E32F15" w:rsidRPr="00C33A3B" w:rsidRDefault="00E32F15" w:rsidP="00E32F15">
      <w:pPr>
        <w:framePr w:w="2866" w:h="2167" w:hRule="exact" w:hSpace="142" w:wrap="around" w:vAnchor="page" w:hAnchor="page" w:x="12909" w:y="1401" w:anchorLock="1"/>
        <w:tabs>
          <w:tab w:val="left" w:pos="567"/>
        </w:tabs>
        <w:spacing w:line="220" w:lineRule="exact"/>
        <w:rPr>
          <w:rFonts w:ascii="BISans" w:hAnsi="BISans"/>
          <w:kern w:val="16"/>
          <w:sz w:val="16"/>
          <w:lang w:eastAsia="zh-CN"/>
        </w:rPr>
      </w:pPr>
    </w:p>
    <w:p w14:paraId="142B3A18" w14:textId="77777777" w:rsidR="00E32F15" w:rsidRPr="007E5523" w:rsidRDefault="00E32F15" w:rsidP="00E32F15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kern w:val="16"/>
          <w:sz w:val="16"/>
          <w:lang w:eastAsia="zh-CN"/>
        </w:rPr>
      </w:pPr>
      <w:r w:rsidRPr="007E5523">
        <w:rPr>
          <w:rFonts w:ascii="BISans" w:hAnsi="BISans"/>
          <w:kern w:val="16"/>
          <w:sz w:val="16"/>
        </w:rPr>
        <w:t xml:space="preserve">Boehringer Ingelheim </w:t>
      </w:r>
      <w:r w:rsidRPr="007E5523">
        <w:rPr>
          <w:rFonts w:ascii="BISans" w:hAnsi="BISans"/>
          <w:kern w:val="16"/>
          <w:sz w:val="16"/>
          <w:lang w:eastAsia="zh-CN"/>
        </w:rPr>
        <w:t>China</w:t>
      </w:r>
    </w:p>
    <w:bookmarkEnd w:id="0"/>
    <w:p w14:paraId="16152ADA" w14:textId="5E244658" w:rsidR="007D7735" w:rsidRDefault="004A2F70" w:rsidP="007D7735">
      <w:pPr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hAnsiTheme="minorHAnsi" w:cstheme="minorHAnsi"/>
          <w:sz w:val="32"/>
          <w:szCs w:val="32"/>
          <w:lang w:eastAsia="zh-CN"/>
        </w:rPr>
        <w:t>Medical Advisory Panel</w:t>
      </w:r>
      <w:r w:rsidR="007D7735">
        <w:rPr>
          <w:rFonts w:asciiTheme="minorHAnsi" w:hAnsiTheme="minorHAnsi" w:cstheme="minorHAnsi"/>
          <w:sz w:val="32"/>
          <w:szCs w:val="32"/>
          <w:lang w:eastAsia="zh-CN"/>
        </w:rPr>
        <w:t xml:space="preserve"> (</w:t>
      </w:r>
      <w:r>
        <w:rPr>
          <w:rFonts w:asciiTheme="minorHAnsi" w:hAnsiTheme="minorHAnsi" w:cstheme="minorHAnsi"/>
          <w:sz w:val="32"/>
          <w:szCs w:val="32"/>
          <w:lang w:eastAsia="zh-CN"/>
        </w:rPr>
        <w:t>MAP</w:t>
      </w:r>
      <w:r w:rsidR="007D7735">
        <w:rPr>
          <w:rFonts w:asciiTheme="minorHAnsi" w:hAnsiTheme="minorHAnsi" w:cstheme="minorHAnsi"/>
          <w:sz w:val="32"/>
          <w:szCs w:val="32"/>
          <w:lang w:eastAsia="zh-CN"/>
        </w:rPr>
        <w:t>)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 Meeting</w:t>
      </w:r>
      <w:r w:rsidR="007D7735" w:rsidRPr="00A66A9C">
        <w:rPr>
          <w:rFonts w:asciiTheme="minorHAnsi" w:hAnsiTheme="minorHAnsi" w:cstheme="minorHAnsi"/>
          <w:sz w:val="32"/>
          <w:szCs w:val="32"/>
          <w:lang w:eastAsia="zh-CN"/>
        </w:rPr>
        <w:t xml:space="preserve"> </w:t>
      </w:r>
    </w:p>
    <w:p w14:paraId="061B56CB" w14:textId="77777777" w:rsidR="007D7735" w:rsidRPr="00631592" w:rsidRDefault="007D7735" w:rsidP="007D7735">
      <w:pPr>
        <w:rPr>
          <w:rFonts w:asciiTheme="minorHAnsi" w:hAnsiTheme="minorHAnsi" w:cstheme="minorHAnsi"/>
          <w:lang w:eastAsia="zh-CN"/>
        </w:rPr>
      </w:pPr>
      <w:r w:rsidRPr="00631592">
        <w:rPr>
          <w:rFonts w:asciiTheme="minorHAnsi" w:hAnsiTheme="minorHAnsi" w:cstheme="minorHAnsi"/>
        </w:rPr>
        <w:t>_____________________________________________</w:t>
      </w:r>
    </w:p>
    <w:p w14:paraId="61DD67B6" w14:textId="065FAD76" w:rsidR="007D7735" w:rsidRPr="00153EBC" w:rsidRDefault="008A0AE2" w:rsidP="1AD20336">
      <w:pPr>
        <w:rPr>
          <w:rFonts w:asciiTheme="minorHAnsi" w:hAnsiTheme="minorHAnsi" w:cstheme="minorBidi"/>
          <w:b/>
          <w:sz w:val="26"/>
          <w:szCs w:val="26"/>
          <w:lang w:eastAsia="zh-CN"/>
        </w:rPr>
      </w:pPr>
      <w:ins w:id="1" w:author="Li,Yuting (HP Medicine) BII-CN-S" w:date="2025-05-27T17:40:00Z" w16du:dateUtc="2025-05-27T09:40:00Z">
        <w:r>
          <w:rPr>
            <w:rFonts w:asciiTheme="minorHAnsi" w:hAnsiTheme="minorHAnsi" w:cstheme="minorBidi" w:hint="eastAsia"/>
            <w:b/>
            <w:sz w:val="26"/>
            <w:szCs w:val="26"/>
            <w:lang w:eastAsia="zh-CN"/>
          </w:rPr>
          <w:t>Thursday</w:t>
        </w:r>
      </w:ins>
      <w:del w:id="2" w:author="Li,Yuting (HP Medicine) BII-CN-S" w:date="2025-05-27T17:40:00Z" w16du:dateUtc="2025-05-27T09:40:00Z">
        <w:r w:rsidR="0099554A" w:rsidDel="008A0AE2">
          <w:rPr>
            <w:rFonts w:asciiTheme="minorHAnsi" w:hAnsiTheme="minorHAnsi" w:cstheme="minorBidi" w:hint="eastAsia"/>
            <w:b/>
            <w:sz w:val="26"/>
            <w:szCs w:val="26"/>
            <w:lang w:eastAsia="zh-CN"/>
          </w:rPr>
          <w:delText>Wed</w:delText>
        </w:r>
      </w:del>
      <w:r w:rsidR="00E231C4" w:rsidRPr="00153EBC">
        <w:rPr>
          <w:rFonts w:asciiTheme="minorHAnsi" w:hAnsiTheme="minorHAnsi" w:cstheme="minorBidi"/>
          <w:b/>
          <w:sz w:val="26"/>
          <w:szCs w:val="26"/>
        </w:rPr>
        <w:t xml:space="preserve">, </w:t>
      </w:r>
      <w:r w:rsidR="00F02460">
        <w:rPr>
          <w:rFonts w:asciiTheme="minorHAnsi" w:hAnsiTheme="minorHAnsi" w:cstheme="minorBidi" w:hint="eastAsia"/>
          <w:b/>
          <w:sz w:val="26"/>
          <w:szCs w:val="26"/>
          <w:lang w:eastAsia="zh-CN"/>
        </w:rPr>
        <w:t>1</w:t>
      </w:r>
      <w:ins w:id="3" w:author="Li,Yuting (HP Medicine) BII-CN-S" w:date="2025-05-27T17:40:00Z" w16du:dateUtc="2025-05-27T09:40:00Z">
        <w:r>
          <w:rPr>
            <w:rFonts w:asciiTheme="minorHAnsi" w:hAnsiTheme="minorHAnsi" w:cstheme="minorBidi" w:hint="eastAsia"/>
            <w:b/>
            <w:sz w:val="26"/>
            <w:szCs w:val="26"/>
            <w:lang w:eastAsia="zh-CN"/>
          </w:rPr>
          <w:t>5</w:t>
        </w:r>
      </w:ins>
      <w:del w:id="4" w:author="Li,Yuting (HP Medicine) BII-CN-S" w:date="2025-05-27T17:40:00Z" w16du:dateUtc="2025-05-27T09:40:00Z">
        <w:r w:rsidR="0099554A" w:rsidDel="008A0AE2">
          <w:rPr>
            <w:rFonts w:asciiTheme="minorHAnsi" w:hAnsiTheme="minorHAnsi" w:cstheme="minorBidi" w:hint="eastAsia"/>
            <w:b/>
            <w:sz w:val="26"/>
            <w:szCs w:val="26"/>
            <w:lang w:eastAsia="zh-CN"/>
          </w:rPr>
          <w:delText>9</w:delText>
        </w:r>
      </w:del>
      <w:r w:rsidR="004D0BDF" w:rsidRPr="004D0BDF">
        <w:rPr>
          <w:rFonts w:asciiTheme="minorHAnsi" w:hAnsiTheme="minorHAnsi" w:cstheme="minorBidi"/>
          <w:b/>
          <w:sz w:val="26"/>
          <w:szCs w:val="26"/>
          <w:vertAlign w:val="superscript"/>
        </w:rPr>
        <w:t>th</w:t>
      </w:r>
      <w:r w:rsidR="004D0BDF">
        <w:rPr>
          <w:rFonts w:asciiTheme="minorHAnsi" w:hAnsiTheme="minorHAnsi" w:cstheme="minorBidi"/>
          <w:b/>
          <w:sz w:val="26"/>
          <w:szCs w:val="26"/>
        </w:rPr>
        <w:t xml:space="preserve"> </w:t>
      </w:r>
      <w:r w:rsidR="0099554A">
        <w:rPr>
          <w:rFonts w:asciiTheme="minorHAnsi" w:hAnsiTheme="minorHAnsi" w:cstheme="minorBidi" w:hint="eastAsia"/>
          <w:b/>
          <w:sz w:val="26"/>
          <w:szCs w:val="26"/>
          <w:lang w:eastAsia="zh-CN"/>
        </w:rPr>
        <w:t>Ma</w:t>
      </w:r>
      <w:ins w:id="5" w:author="Li,Yuting (HP Medicine) BII-CN-S" w:date="2025-05-27T17:40:00Z" w16du:dateUtc="2025-05-27T09:40:00Z">
        <w:r>
          <w:rPr>
            <w:rFonts w:asciiTheme="minorHAnsi" w:hAnsiTheme="minorHAnsi" w:cstheme="minorBidi" w:hint="eastAsia"/>
            <w:b/>
            <w:sz w:val="26"/>
            <w:szCs w:val="26"/>
            <w:lang w:eastAsia="zh-CN"/>
          </w:rPr>
          <w:t>y</w:t>
        </w:r>
      </w:ins>
      <w:del w:id="6" w:author="Li,Yuting (HP Medicine) BII-CN-S" w:date="2025-05-27T17:40:00Z" w16du:dateUtc="2025-05-27T09:40:00Z">
        <w:r w:rsidR="0099554A" w:rsidDel="008A0AE2">
          <w:rPr>
            <w:rFonts w:asciiTheme="minorHAnsi" w:hAnsiTheme="minorHAnsi" w:cstheme="minorBidi" w:hint="eastAsia"/>
            <w:b/>
            <w:sz w:val="26"/>
            <w:szCs w:val="26"/>
            <w:lang w:eastAsia="zh-CN"/>
          </w:rPr>
          <w:delText>r</w:delText>
        </w:r>
      </w:del>
      <w:r w:rsidR="006B784A" w:rsidRPr="00153EBC">
        <w:rPr>
          <w:rFonts w:asciiTheme="minorHAnsi" w:hAnsiTheme="minorHAnsi" w:cstheme="minorBidi"/>
          <w:b/>
          <w:sz w:val="26"/>
          <w:szCs w:val="26"/>
          <w:lang w:eastAsia="zh-CN"/>
        </w:rPr>
        <w:t xml:space="preserve"> 202</w:t>
      </w:r>
      <w:r w:rsidR="00C33A3B" w:rsidRPr="00153EBC">
        <w:rPr>
          <w:rFonts w:asciiTheme="minorHAnsi" w:hAnsiTheme="minorHAnsi" w:cstheme="minorBidi"/>
          <w:b/>
          <w:sz w:val="26"/>
          <w:szCs w:val="26"/>
          <w:lang w:eastAsia="zh-CN"/>
        </w:rPr>
        <w:t>4</w:t>
      </w:r>
    </w:p>
    <w:p w14:paraId="05E09347" w14:textId="7F138C42" w:rsidR="007D7735" w:rsidRPr="00112E03" w:rsidRDefault="0028610D" w:rsidP="2D56CB51">
      <w:pPr>
        <w:rPr>
          <w:rFonts w:asciiTheme="minorHAnsi" w:hAnsiTheme="minorHAnsi" w:cstheme="minorBidi"/>
          <w:sz w:val="26"/>
          <w:szCs w:val="26"/>
          <w:lang w:eastAsia="zh-CN"/>
        </w:rPr>
      </w:pPr>
      <w:r w:rsidRPr="2D56CB51">
        <w:rPr>
          <w:rFonts w:asciiTheme="minorHAnsi" w:hAnsiTheme="minorHAnsi" w:cstheme="minorBidi"/>
          <w:sz w:val="26"/>
          <w:szCs w:val="26"/>
          <w:lang w:eastAsia="zh-CN"/>
        </w:rPr>
        <w:t>0</w:t>
      </w:r>
      <w:r w:rsidR="0099554A">
        <w:rPr>
          <w:rFonts w:asciiTheme="minorHAnsi" w:hAnsiTheme="minorHAnsi" w:cstheme="minorBidi" w:hint="eastAsia"/>
          <w:sz w:val="26"/>
          <w:szCs w:val="26"/>
          <w:lang w:eastAsia="zh-CN"/>
        </w:rPr>
        <w:t>9</w:t>
      </w:r>
      <w:r w:rsidR="007D7735" w:rsidRPr="2D56CB51">
        <w:rPr>
          <w:rFonts w:asciiTheme="minorHAnsi" w:hAnsiTheme="minorHAnsi" w:cstheme="minorBidi"/>
          <w:sz w:val="26"/>
          <w:szCs w:val="26"/>
          <w:lang w:eastAsia="zh-CN"/>
        </w:rPr>
        <w:t>:</w:t>
      </w:r>
      <w:r w:rsidR="0099554A">
        <w:rPr>
          <w:rFonts w:asciiTheme="minorHAnsi" w:hAnsiTheme="minorHAnsi" w:cstheme="minorBidi" w:hint="eastAsia"/>
          <w:sz w:val="26"/>
          <w:szCs w:val="26"/>
          <w:lang w:eastAsia="zh-CN"/>
        </w:rPr>
        <w:t>0</w:t>
      </w:r>
      <w:r w:rsidR="0014056F">
        <w:rPr>
          <w:rFonts w:asciiTheme="minorHAnsi" w:hAnsiTheme="minorHAnsi" w:cstheme="minorBidi" w:hint="eastAsia"/>
          <w:sz w:val="26"/>
          <w:szCs w:val="26"/>
          <w:lang w:eastAsia="zh-CN"/>
        </w:rPr>
        <w:t>0-</w:t>
      </w:r>
      <w:r w:rsidR="00DD732C">
        <w:rPr>
          <w:rFonts w:asciiTheme="minorHAnsi" w:hAnsiTheme="minorHAnsi" w:cstheme="minorBidi" w:hint="eastAsia"/>
          <w:sz w:val="26"/>
          <w:szCs w:val="26"/>
          <w:lang w:eastAsia="zh-CN"/>
        </w:rPr>
        <w:t>11</w:t>
      </w:r>
      <w:r w:rsidR="00EF4F9A">
        <w:rPr>
          <w:rFonts w:asciiTheme="minorHAnsi" w:hAnsiTheme="minorHAnsi" w:cstheme="minorBidi" w:hint="eastAsia"/>
          <w:sz w:val="26"/>
          <w:szCs w:val="26"/>
          <w:lang w:eastAsia="zh-CN"/>
        </w:rPr>
        <w:t>:</w:t>
      </w:r>
      <w:r w:rsidR="0064107C">
        <w:rPr>
          <w:rFonts w:asciiTheme="minorHAnsi" w:hAnsiTheme="minorHAnsi" w:cstheme="minorBidi" w:hint="eastAsia"/>
          <w:sz w:val="26"/>
          <w:szCs w:val="26"/>
          <w:lang w:eastAsia="zh-CN"/>
        </w:rPr>
        <w:t>4</w:t>
      </w:r>
      <w:r w:rsidR="00DD732C">
        <w:rPr>
          <w:rFonts w:asciiTheme="minorHAnsi" w:hAnsiTheme="minorHAnsi" w:cstheme="minorBidi" w:hint="eastAsia"/>
          <w:sz w:val="26"/>
          <w:szCs w:val="26"/>
          <w:lang w:eastAsia="zh-CN"/>
        </w:rPr>
        <w:t>0A</w:t>
      </w:r>
      <w:r w:rsidR="0099257D">
        <w:rPr>
          <w:rFonts w:asciiTheme="minorHAnsi" w:hAnsiTheme="minorHAnsi" w:cstheme="minorBidi"/>
          <w:sz w:val="26"/>
          <w:szCs w:val="26"/>
          <w:lang w:eastAsia="zh-CN"/>
        </w:rPr>
        <w:t>M</w:t>
      </w:r>
    </w:p>
    <w:p w14:paraId="137EBC53" w14:textId="590F84C8" w:rsidR="007D7735" w:rsidRPr="00112E03" w:rsidRDefault="007D7735" w:rsidP="007D7735">
      <w:pPr>
        <w:rPr>
          <w:rFonts w:asciiTheme="minorHAnsi" w:hAnsiTheme="minorHAnsi" w:cstheme="minorHAnsi"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 xml:space="preserve">Meeting room: </w:t>
      </w:r>
      <w:r w:rsidR="00E26D6E"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>Microsoft Teams Meeting</w:t>
      </w:r>
      <w:r w:rsidR="00644CF1">
        <w:rPr>
          <w:rFonts w:asciiTheme="minorHAnsi" w:hAnsiTheme="minorHAnsi" w:cstheme="minorHAnsi"/>
          <w:bCs/>
          <w:sz w:val="26"/>
          <w:szCs w:val="26"/>
          <w:lang w:eastAsia="zh-CN"/>
        </w:rPr>
        <w:t>/</w:t>
      </w:r>
      <w:r w:rsidR="00DF4171">
        <w:rPr>
          <w:rFonts w:asciiTheme="minorHAnsi" w:hAnsiTheme="minorHAnsi" w:cstheme="minorHAnsi"/>
          <w:bCs/>
          <w:sz w:val="26"/>
          <w:szCs w:val="26"/>
          <w:lang w:eastAsia="zh-CN"/>
        </w:rPr>
        <w:t>28</w:t>
      </w:r>
      <w:r w:rsidR="00E52E1A">
        <w:rPr>
          <w:rFonts w:asciiTheme="minorHAnsi" w:hAnsiTheme="minorHAnsi" w:cstheme="minorHAnsi" w:hint="eastAsia"/>
          <w:bCs/>
          <w:sz w:val="26"/>
          <w:szCs w:val="26"/>
          <w:lang w:eastAsia="zh-CN"/>
        </w:rPr>
        <w:t>F</w:t>
      </w:r>
      <w:r w:rsidR="0019224E">
        <w:rPr>
          <w:rFonts w:asciiTheme="minorHAnsi" w:hAnsiTheme="minorHAnsi" w:cstheme="minorHAnsi" w:hint="eastAsia"/>
          <w:bCs/>
          <w:sz w:val="26"/>
          <w:szCs w:val="26"/>
          <w:lang w:eastAsia="zh-CN"/>
        </w:rPr>
        <w:t>C</w:t>
      </w:r>
      <w:r w:rsidR="0019224E">
        <w:rPr>
          <w:rFonts w:asciiTheme="minorHAnsi" w:hAnsiTheme="minorHAnsi" w:cstheme="minorHAnsi"/>
          <w:bCs/>
          <w:sz w:val="26"/>
          <w:szCs w:val="26"/>
          <w:lang w:eastAsia="zh-CN"/>
        </w:rPr>
        <w:t>6</w:t>
      </w:r>
    </w:p>
    <w:p w14:paraId="756BB5AD" w14:textId="47472F0F" w:rsidR="007D7735" w:rsidRPr="00112E03" w:rsidRDefault="007D7735" w:rsidP="007D7735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  <w:proofErr w:type="spellStart"/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>Shareroom</w:t>
      </w:r>
      <w:proofErr w:type="spellEnd"/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 xml:space="preserve"> lin</w:t>
      </w:r>
      <w:r w:rsidRPr="00112E03">
        <w:rPr>
          <w:rFonts w:asciiTheme="minorHAnsi" w:hAnsiTheme="minorHAnsi" w:cstheme="minorHAnsi"/>
          <w:bCs/>
          <w:sz w:val="22"/>
          <w:szCs w:val="22"/>
          <w:lang w:eastAsia="zh-CN"/>
        </w:rPr>
        <w:t>k:</w:t>
      </w:r>
      <w:ins w:id="7" w:author="Li,Yuting (HP Medicine) BII-CN-S" w:date="2025-05-27T17:52:00Z" w16du:dateUtc="2025-05-27T09:52:00Z">
        <w:r w:rsidR="00E1188D">
          <w:rPr>
            <w:rFonts w:asciiTheme="minorHAnsi" w:hAnsiTheme="minorHAnsi" w:cstheme="minorHAnsi"/>
            <w:bCs/>
            <w:sz w:val="22"/>
            <w:szCs w:val="22"/>
            <w:lang w:eastAsia="zh-CN"/>
          </w:rPr>
          <w:fldChar w:fldCharType="begin"/>
        </w:r>
        <w:r w:rsidR="00E1188D">
          <w:rPr>
            <w:rFonts w:asciiTheme="minorHAnsi" w:hAnsiTheme="minorHAnsi" w:cstheme="minorHAnsi"/>
            <w:bCs/>
            <w:sz w:val="22"/>
            <w:szCs w:val="22"/>
            <w:lang w:eastAsia="zh-CN"/>
          </w:rPr>
          <w:instrText>HYPERLINK "https://boehringer.sharepoint.com/sites/z365portfolioexecutivecommittee2/Shared%20Documents/Forms/AllItems.aspx?id=%2Fsites%2Fz365portfolioexecutivecommittee2%2FShared%20Documents%2FMAP%2F2025%2F2025%20May&amp;viewid=228319aa%2D49ce%2D4044%2Da94f%2D437784d934ee"</w:instrText>
        </w:r>
        <w:r w:rsidR="00E1188D">
          <w:rPr>
            <w:rFonts w:asciiTheme="minorHAnsi" w:hAnsiTheme="minorHAnsi" w:cstheme="minorHAnsi"/>
            <w:bCs/>
            <w:sz w:val="22"/>
            <w:szCs w:val="22"/>
            <w:lang w:eastAsia="zh-CN"/>
          </w:rPr>
        </w:r>
        <w:r w:rsidR="00E1188D">
          <w:rPr>
            <w:rFonts w:asciiTheme="minorHAnsi" w:hAnsiTheme="minorHAnsi" w:cstheme="minorHAnsi"/>
            <w:bCs/>
            <w:sz w:val="22"/>
            <w:szCs w:val="22"/>
            <w:lang w:eastAsia="zh-CN"/>
          </w:rPr>
          <w:fldChar w:fldCharType="separate"/>
        </w:r>
        <w:r w:rsidR="00A45ECC" w:rsidRPr="00E1188D">
          <w:rPr>
            <w:rStyle w:val="Hyperlink"/>
            <w:rFonts w:asciiTheme="minorHAnsi" w:hAnsiTheme="minorHAnsi" w:cstheme="minorHAnsi"/>
            <w:bCs/>
            <w:sz w:val="22"/>
            <w:szCs w:val="22"/>
            <w:lang w:eastAsia="zh-CN"/>
          </w:rPr>
          <w:t xml:space="preserve"> </w:t>
        </w:r>
        <w:r w:rsidR="00A45ECC" w:rsidRPr="00E1188D">
          <w:rPr>
            <w:rStyle w:val="Hyperlink"/>
            <w:rFonts w:asciiTheme="minorHAnsi" w:hAnsiTheme="minorHAnsi" w:cstheme="minorHAnsi"/>
            <w:bCs/>
            <w:sz w:val="22"/>
            <w:szCs w:val="22"/>
            <w:lang w:eastAsia="zh-CN"/>
          </w:rPr>
          <w:t>MAP Sha</w:t>
        </w:r>
        <w:r w:rsidR="00A45ECC" w:rsidRPr="00E1188D">
          <w:rPr>
            <w:rStyle w:val="Hyperlink"/>
            <w:rFonts w:asciiTheme="minorHAnsi" w:hAnsiTheme="minorHAnsi" w:cstheme="minorHAnsi"/>
            <w:bCs/>
            <w:sz w:val="22"/>
            <w:szCs w:val="22"/>
            <w:lang w:eastAsia="zh-CN"/>
          </w:rPr>
          <w:t>r</w:t>
        </w:r>
        <w:r w:rsidR="00A45ECC" w:rsidRPr="00E1188D">
          <w:rPr>
            <w:rStyle w:val="Hyperlink"/>
            <w:rFonts w:asciiTheme="minorHAnsi" w:hAnsiTheme="minorHAnsi" w:cstheme="minorHAnsi"/>
            <w:bCs/>
            <w:sz w:val="22"/>
            <w:szCs w:val="22"/>
            <w:lang w:eastAsia="zh-CN"/>
          </w:rPr>
          <w:t>eroom</w:t>
        </w:r>
        <w:r w:rsidR="00A45ECC" w:rsidRPr="00E1188D">
          <w:rPr>
            <w:rStyle w:val="Hyperlink"/>
            <w:rFonts w:asciiTheme="minorHAnsi" w:hAnsiTheme="minorHAnsi" w:cstheme="minorHAnsi"/>
            <w:bCs/>
            <w:sz w:val="22"/>
            <w:szCs w:val="26"/>
            <w:lang w:eastAsia="zh-CN"/>
          </w:rPr>
          <w:t xml:space="preserve"> </w:t>
        </w:r>
        <w:r w:rsidR="00E1188D">
          <w:rPr>
            <w:rFonts w:asciiTheme="minorHAnsi" w:hAnsiTheme="minorHAnsi" w:cstheme="minorHAnsi"/>
            <w:bCs/>
            <w:sz w:val="22"/>
            <w:szCs w:val="22"/>
            <w:lang w:eastAsia="zh-CN"/>
          </w:rPr>
          <w:fldChar w:fldCharType="end"/>
        </w:r>
      </w:ins>
    </w:p>
    <w:p w14:paraId="0A31871D" w14:textId="67C93B84" w:rsidR="000553B7" w:rsidRPr="00112E03" w:rsidRDefault="000553B7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tbl>
      <w:tblPr>
        <w:tblW w:w="4769" w:type="pct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797"/>
        <w:gridCol w:w="6535"/>
      </w:tblGrid>
      <w:tr w:rsidR="00401C4B" w:rsidRPr="00631592" w14:paraId="3F6B6880" w14:textId="77777777" w:rsidTr="58B0C945">
        <w:trPr>
          <w:trHeight w:val="298"/>
        </w:trPr>
        <w:tc>
          <w:tcPr>
            <w:tcW w:w="5000" w:type="pct"/>
            <w:gridSpan w:val="2"/>
            <w:shd w:val="clear" w:color="auto" w:fill="auto"/>
          </w:tcPr>
          <w:p w14:paraId="1EA1C766" w14:textId="62DD0E01" w:rsidR="00401C4B" w:rsidRPr="00631592" w:rsidRDefault="00401C4B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members</w:t>
            </w:r>
            <w:r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 &amp; Guests </w:t>
            </w:r>
          </w:p>
        </w:tc>
      </w:tr>
      <w:tr w:rsidR="00401C4B" w:rsidRPr="00636BF3" w14:paraId="1AB8966B" w14:textId="77777777" w:rsidTr="58B0C945">
        <w:trPr>
          <w:trHeight w:val="1164"/>
        </w:trPr>
        <w:tc>
          <w:tcPr>
            <w:tcW w:w="2720" w:type="pct"/>
            <w:shd w:val="clear" w:color="auto" w:fill="auto"/>
          </w:tcPr>
          <w:p w14:paraId="1694C52D" w14:textId="36FD4D2B" w:rsidR="00401C4B" w:rsidRPr="00866169" w:rsidRDefault="00401C4B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Standing members </w:t>
            </w:r>
          </w:p>
          <w:p w14:paraId="645D1E8C" w14:textId="652A3673" w:rsidR="00401C4B" w:rsidRPr="00866169" w:rsidRDefault="008A6968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Head of Medicine:</w:t>
            </w:r>
            <w:r w:rsidR="00401C4B"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 xml:space="preserve"> Wei Zhang</w:t>
            </w:r>
          </w:p>
          <w:p w14:paraId="6369BA79" w14:textId="77777777" w:rsidR="00401C4B" w:rsidRPr="00866169" w:rsidRDefault="00401C4B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Function Heads:</w:t>
            </w:r>
          </w:p>
          <w:p w14:paraId="6A239716" w14:textId="77777777" w:rsidR="00401C4B" w:rsidRPr="00866169" w:rsidRDefault="00401C4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RA: 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Kun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cy Xia</w:t>
            </w: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</w:p>
          <w:p w14:paraId="72680CBE" w14:textId="77777777" w:rsidR="00401C4B" w:rsidRPr="002872B0" w:rsidRDefault="00401C4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CD&amp;O: Jessie Song </w:t>
            </w:r>
          </w:p>
          <w:p w14:paraId="1CBDC87E" w14:textId="77777777" w:rsidR="00401C4B" w:rsidRPr="00974F95" w:rsidRDefault="00401C4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BDS:</w:t>
            </w: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Pr="00974F9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Hongjie Deng </w:t>
            </w:r>
          </w:p>
          <w:p w14:paraId="37C139CE" w14:textId="77777777" w:rsidR="00401C4B" w:rsidRPr="002872B0" w:rsidRDefault="00401C4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Epidemiology: 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Qiang Li </w:t>
            </w:r>
          </w:p>
          <w:p w14:paraId="107A2ED7" w14:textId="04B18060" w:rsidR="0025644C" w:rsidRPr="00AC0046" w:rsidRDefault="0025644C" w:rsidP="006172FC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C004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QM</w:t>
            </w:r>
            <w:r w:rsidR="0018216C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and Interim </w:t>
            </w:r>
            <w:r w:rsidR="000D33A0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 w:rsidR="002B2444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ead of PSPV</w:t>
            </w:r>
            <w:r w:rsidRPr="00AC004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: </w:t>
            </w:r>
            <w:r w:rsidRPr="00AC0046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Ling</w:t>
            </w:r>
            <w:r w:rsidRPr="00AC004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Xu</w:t>
            </w:r>
          </w:p>
          <w:p w14:paraId="6A895AE1" w14:textId="158D8A10" w:rsidR="0025644C" w:rsidRPr="00AC0046" w:rsidRDefault="0025644C" w:rsidP="00C71A75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C004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Development China: Jun Lu</w:t>
            </w:r>
          </w:p>
          <w:p w14:paraId="294888D6" w14:textId="567AA943" w:rsidR="009748A2" w:rsidRPr="00AC0046" w:rsidRDefault="2D51E0AC" w:rsidP="58B0C945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lang w:eastAsia="zh-CN"/>
              </w:rPr>
              <w:t xml:space="preserve">Interim </w:t>
            </w:r>
            <w:r w:rsidR="78073FA2" w:rsidRPr="58B0C945">
              <w:rPr>
                <w:rFonts w:asciiTheme="minorHAnsi" w:hAnsiTheme="minorHAnsi" w:cstheme="minorBidi"/>
                <w:snapToGrid w:val="0"/>
                <w:lang w:eastAsia="zh-CN"/>
              </w:rPr>
              <w:t>Head of PMO Medicine:</w:t>
            </w:r>
            <w:r w:rsidR="65138E41" w:rsidRPr="58B0C945">
              <w:rPr>
                <w:rFonts w:asciiTheme="minorHAnsi" w:hAnsiTheme="minorHAnsi" w:cstheme="minorBidi"/>
                <w:snapToGrid w:val="0"/>
                <w:lang w:eastAsia="zh-CN"/>
              </w:rPr>
              <w:t xml:space="preserve"> </w:t>
            </w:r>
            <w:r w:rsidR="53837867" w:rsidRPr="58B0C945">
              <w:rPr>
                <w:rFonts w:asciiTheme="minorHAnsi" w:hAnsiTheme="minorHAnsi" w:cstheme="minorBidi"/>
                <w:snapToGrid w:val="0"/>
                <w:lang w:eastAsia="zh-CN"/>
              </w:rPr>
              <w:t>Harry Hua</w:t>
            </w:r>
          </w:p>
          <w:p w14:paraId="033C3E78" w14:textId="6E81C0F5" w:rsidR="009748A2" w:rsidRDefault="4B7550EC" w:rsidP="5F98FE03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>Head of X-TA Excellenc</w:t>
            </w:r>
            <w:r w:rsidR="37962A24" w:rsidRPr="5F98FE03">
              <w:rPr>
                <w:rFonts w:asciiTheme="minorHAnsi" w:hAnsiTheme="minorHAnsi" w:cstheme="minorBidi"/>
                <w:snapToGrid w:val="0"/>
                <w:lang w:eastAsia="zh-CN"/>
              </w:rPr>
              <w:t>e</w:t>
            </w:r>
            <w:r w:rsidR="68C79BC6" w:rsidRPr="5F98FE03">
              <w:rPr>
                <w:rFonts w:asciiTheme="minorHAnsi" w:hAnsiTheme="minorHAnsi" w:cstheme="minorBidi"/>
                <w:snapToGrid w:val="0"/>
                <w:lang w:eastAsia="zh-CN"/>
              </w:rPr>
              <w:t>: Grace Wang</w:t>
            </w:r>
          </w:p>
          <w:p w14:paraId="539C922C" w14:textId="728B33E3" w:rsidR="00181A15" w:rsidRPr="00614919" w:rsidRDefault="00181A15" w:rsidP="00181A15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>Head of TA INFL Medicine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: Helen Tao</w:t>
            </w:r>
          </w:p>
          <w:p w14:paraId="419C1FBD" w14:textId="3C0B0FE0" w:rsidR="007145E9" w:rsidRDefault="007145E9" w:rsidP="006172FC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ead of TA CRE</w:t>
            </w:r>
            <w:r w:rsidR="00521CE7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A Medicine</w:t>
            </w:r>
            <w:r w:rsidR="00293447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and Early Asset Lead</w:t>
            </w: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: </w:t>
            </w:r>
            <w:proofErr w:type="spellStart"/>
            <w:r w:rsidR="00DD732C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Meiruo</w:t>
            </w:r>
            <w:proofErr w:type="spellEnd"/>
            <w:r w:rsidR="00DD732C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 xml:space="preserve"> Liu</w:t>
            </w:r>
          </w:p>
          <w:p w14:paraId="5260A6AE" w14:textId="75FB68A7" w:rsidR="007145E9" w:rsidRPr="00E803E6" w:rsidRDefault="00181A15" w:rsidP="00E803E6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Head of TA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CRM</w:t>
            </w:r>
            <w:r w:rsidRPr="5F98FE03">
              <w:rPr>
                <w:rFonts w:asciiTheme="minorHAnsi" w:hAnsiTheme="minorHAnsi" w:cstheme="minorBidi"/>
                <w:snapToGrid w:val="0"/>
                <w:lang w:eastAsia="zh-CN"/>
              </w:rPr>
              <w:t xml:space="preserve"> Medicine</w:t>
            </w:r>
            <w:r w:rsidR="2D8517EE" w:rsidRPr="39592C41">
              <w:rPr>
                <w:rFonts w:asciiTheme="minorHAnsi" w:hAnsiTheme="minorHAnsi" w:cstheme="minorBidi"/>
                <w:snapToGrid w:val="0"/>
                <w:lang w:eastAsia="zh-CN"/>
              </w:rPr>
              <w:t xml:space="preserve">: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Emma Xie</w:t>
            </w:r>
          </w:p>
          <w:p w14:paraId="435CA38F" w14:textId="5D6535F3" w:rsidR="00401C4B" w:rsidRPr="00A07FBE" w:rsidRDefault="00521CE7" w:rsidP="00A07FB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TA Oncology Medicine: Sally Chen</w:t>
            </w:r>
          </w:p>
        </w:tc>
        <w:tc>
          <w:tcPr>
            <w:tcW w:w="2280" w:type="pct"/>
            <w:shd w:val="clear" w:color="auto" w:fill="auto"/>
          </w:tcPr>
          <w:p w14:paraId="4478FC19" w14:textId="77777777" w:rsidR="00401C4B" w:rsidRDefault="00A07FBE">
            <w:pPr>
              <w:pStyle w:val="ListParagraph"/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A07FBE">
              <w:rPr>
                <w:rFonts w:asciiTheme="minorHAnsi" w:hAnsiTheme="minorHAnsi" w:cstheme="minorHAnsi" w:hint="eastAsia"/>
                <w:b/>
                <w:snapToGrid w:val="0"/>
                <w:szCs w:val="24"/>
                <w:lang w:eastAsia="zh-CN"/>
              </w:rPr>
              <w:t>G</w:t>
            </w:r>
            <w:r w:rsidRPr="00A07FBE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uest</w:t>
            </w:r>
          </w:p>
          <w:p w14:paraId="4A6E1B69" w14:textId="77777777" w:rsidR="00395122" w:rsidRPr="00293447" w:rsidRDefault="788A29FA" w:rsidP="0029344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293447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 xml:space="preserve">HR </w:t>
            </w:r>
            <w:r w:rsidR="0AF148ED" w:rsidRPr="00293447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 xml:space="preserve">BP: </w:t>
            </w:r>
            <w:r w:rsidRPr="00293447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Michelle Zhou</w:t>
            </w:r>
          </w:p>
          <w:p w14:paraId="19C9B59C" w14:textId="4979C68C" w:rsidR="00293447" w:rsidRPr="00EC7823" w:rsidRDefault="00293447" w:rsidP="0029344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Early Asset Lead</w:t>
            </w:r>
            <w:r w:rsidRPr="00EC7823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of TA INFL Medicine:</w:t>
            </w: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Saskia Kind</w:t>
            </w:r>
          </w:p>
          <w:p w14:paraId="4CE52803" w14:textId="0C00AF43" w:rsidR="00293447" w:rsidRPr="00EC7823" w:rsidRDefault="00293447" w:rsidP="0029344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Early Asset Lead</w:t>
            </w:r>
            <w:r w:rsidRPr="00EC7823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of TA </w:t>
            </w: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CRM</w:t>
            </w:r>
            <w:r w:rsidRPr="00EC7823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Medicin</w:t>
            </w:r>
            <w:r w:rsidRPr="00EC7823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e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: </w:t>
            </w:r>
            <w:proofErr w:type="spellStart"/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Hongzi</w:t>
            </w:r>
            <w:proofErr w:type="spellEnd"/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Liang</w:t>
            </w:r>
          </w:p>
          <w:p w14:paraId="5416329E" w14:textId="61D95ECF" w:rsidR="00293447" w:rsidRDefault="00293447" w:rsidP="0029344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Early Asset lead of TA Oncology</w:t>
            </w:r>
            <w:r w:rsidR="00E3141D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: Jiaqi Lu</w:t>
            </w:r>
          </w:p>
          <w:p w14:paraId="63CB4811" w14:textId="26537F9C" w:rsidR="009C4483" w:rsidRDefault="001A50CE" w:rsidP="0029344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proofErr w:type="spellStart"/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Metalyse</w:t>
            </w:r>
            <w:proofErr w:type="spellEnd"/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evidence lead: Leo Bao</w:t>
            </w:r>
          </w:p>
          <w:p w14:paraId="3E0A7C76" w14:textId="77777777" w:rsidR="008B2276" w:rsidRDefault="00080187" w:rsidP="0008018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TA head of RA, CRM: Doris Han</w:t>
            </w:r>
          </w:p>
          <w:p w14:paraId="150BC1F9" w14:textId="77777777" w:rsidR="00080187" w:rsidRDefault="00080187" w:rsidP="0008018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RA</w:t>
            </w:r>
            <w:r w:rsidR="00A12B77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: Meng Bai</w:t>
            </w:r>
          </w:p>
          <w:p w14:paraId="5D05439A" w14:textId="77777777" w:rsidR="008F7526" w:rsidRDefault="008F7526" w:rsidP="0008018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Statistician: </w:t>
            </w:r>
            <w:proofErr w:type="spellStart"/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BInqi</w:t>
            </w:r>
            <w:proofErr w:type="spellEnd"/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Ye </w:t>
            </w:r>
          </w:p>
          <w:p w14:paraId="1DBE6908" w14:textId="7A064155" w:rsidR="00A12B77" w:rsidRDefault="00061B13" w:rsidP="0008018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Statistician: </w:t>
            </w:r>
            <w:proofErr w:type="spellStart"/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Shijia</w:t>
            </w:r>
            <w:proofErr w:type="spellEnd"/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Yan</w:t>
            </w:r>
          </w:p>
          <w:p w14:paraId="20559F43" w14:textId="77777777" w:rsidR="00061B13" w:rsidRDefault="008F7526" w:rsidP="0008018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PSPV</w:t>
            </w:r>
            <w:r w:rsidR="007470EF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: Cynthia Shi</w:t>
            </w:r>
          </w:p>
          <w:p w14:paraId="06FC5E41" w14:textId="4A2116C7" w:rsidR="007470EF" w:rsidRPr="00080187" w:rsidRDefault="007470EF" w:rsidP="0008018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CTM: Annie Rong</w:t>
            </w:r>
          </w:p>
        </w:tc>
      </w:tr>
    </w:tbl>
    <w:p w14:paraId="02790C08" w14:textId="1362ADE1" w:rsidR="003E1161" w:rsidRDefault="003E1161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p w14:paraId="7C26A825" w14:textId="13F7BFA3" w:rsidR="00A1032D" w:rsidRDefault="00A1032D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>
        <w:rPr>
          <w:rFonts w:asciiTheme="minorHAnsi" w:hAnsiTheme="minorHAnsi" w:cstheme="minorHAnsi"/>
          <w:b/>
          <w:bCs/>
          <w:sz w:val="26"/>
          <w:szCs w:val="26"/>
          <w:lang w:eastAsia="zh-CN"/>
        </w:rPr>
        <w:br w:type="page"/>
      </w:r>
    </w:p>
    <w:p w14:paraId="227F8232" w14:textId="77777777" w:rsidR="007A6D39" w:rsidRPr="00920DD5" w:rsidRDefault="007A6D39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tbl>
      <w:tblPr>
        <w:tblpPr w:leftFromText="180" w:rightFromText="180" w:vertAnchor="text" w:horzAnchor="margin" w:tblpX="-271" w:tblpY="76"/>
        <w:tblW w:w="4575" w:type="pct"/>
        <w:tblBorders>
          <w:top w:val="double" w:sz="4" w:space="0" w:color="000000" w:themeColor="text1"/>
          <w:bottom w:val="doub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6"/>
        <w:gridCol w:w="2269"/>
        <w:gridCol w:w="1416"/>
        <w:gridCol w:w="283"/>
        <w:gridCol w:w="1136"/>
        <w:gridCol w:w="404"/>
        <w:gridCol w:w="797"/>
        <w:gridCol w:w="4257"/>
        <w:gridCol w:w="1581"/>
        <w:gridCol w:w="1180"/>
      </w:tblGrid>
      <w:tr w:rsidR="00DA0197" w:rsidRPr="00D97EE1" w14:paraId="5F45CA64" w14:textId="77777777" w:rsidTr="7CD1B2F7">
        <w:trPr>
          <w:trHeight w:val="821"/>
        </w:trPr>
        <w:tc>
          <w:tcPr>
            <w:tcW w:w="155" w:type="pct"/>
            <w:shd w:val="clear" w:color="auto" w:fill="C4BC96" w:themeFill="background2" w:themeFillShade="BF"/>
            <w:vAlign w:val="center"/>
          </w:tcPr>
          <w:p w14:paraId="416ECD2A" w14:textId="77777777" w:rsidR="00DA0197" w:rsidRPr="000F5403" w:rsidRDefault="00DA0197" w:rsidP="007B4D18">
            <w:pPr>
              <w:pStyle w:val="ListParagraph"/>
              <w:ind w:left="413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825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A732463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Topic</w:t>
            </w:r>
          </w:p>
        </w:tc>
        <w:tc>
          <w:tcPr>
            <w:tcW w:w="515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E47DFFA" w14:textId="77777777" w:rsidR="00DA0197" w:rsidRPr="000F5403" w:rsidRDefault="00DA0197" w:rsidP="007111E5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Speaker</w:t>
            </w:r>
          </w:p>
        </w:tc>
        <w:tc>
          <w:tcPr>
            <w:tcW w:w="516" w:type="pct"/>
            <w:gridSpan w:val="2"/>
            <w:shd w:val="clear" w:color="auto" w:fill="C4BC96" w:themeFill="background2" w:themeFillShade="BF"/>
            <w:vAlign w:val="center"/>
          </w:tcPr>
          <w:p w14:paraId="6BD9E681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</w:t>
            </w:r>
          </w:p>
        </w:tc>
        <w:tc>
          <w:tcPr>
            <w:tcW w:w="437" w:type="pct"/>
            <w:gridSpan w:val="2"/>
            <w:shd w:val="clear" w:color="auto" w:fill="C4BC96" w:themeFill="background2" w:themeFillShade="BF"/>
            <w:vAlign w:val="center"/>
          </w:tcPr>
          <w:p w14:paraId="216CCADE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Duration</w:t>
            </w:r>
          </w:p>
        </w:tc>
        <w:tc>
          <w:tcPr>
            <w:tcW w:w="1548" w:type="pct"/>
            <w:shd w:val="clear" w:color="auto" w:fill="C4BC96" w:themeFill="background2" w:themeFillShade="BF"/>
            <w:vAlign w:val="center"/>
          </w:tcPr>
          <w:p w14:paraId="65AF5E9E" w14:textId="270AECDD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Follow up actions/</w:t>
            </w:r>
            <w:r w:rsidR="00A1496C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 xml:space="preserve">MAP </w:t>
            </w: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suggestion</w:t>
            </w:r>
          </w:p>
        </w:tc>
        <w:tc>
          <w:tcPr>
            <w:tcW w:w="575" w:type="pct"/>
            <w:shd w:val="clear" w:color="auto" w:fill="C4BC96" w:themeFill="background2" w:themeFillShade="BF"/>
            <w:vAlign w:val="center"/>
          </w:tcPr>
          <w:p w14:paraId="13CDC78A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Responsible person</w:t>
            </w:r>
          </w:p>
        </w:tc>
        <w:tc>
          <w:tcPr>
            <w:tcW w:w="429" w:type="pct"/>
            <w:shd w:val="clear" w:color="auto" w:fill="C4BC96" w:themeFill="background2" w:themeFillShade="BF"/>
            <w:vAlign w:val="center"/>
          </w:tcPr>
          <w:p w14:paraId="586CC170" w14:textId="77777777" w:rsidR="00DA0197" w:rsidRPr="000F5403" w:rsidRDefault="00DA019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Timeline</w:t>
            </w:r>
          </w:p>
        </w:tc>
      </w:tr>
      <w:tr w:rsidR="00DA0197" w:rsidRPr="00D97EE1" w14:paraId="2877B612" w14:textId="77777777" w:rsidTr="7CD1B2F7">
        <w:trPr>
          <w:trHeight w:val="651"/>
        </w:trPr>
        <w:tc>
          <w:tcPr>
            <w:tcW w:w="155" w:type="pct"/>
            <w:shd w:val="clear" w:color="auto" w:fill="auto"/>
            <w:vAlign w:val="center"/>
          </w:tcPr>
          <w:p w14:paraId="13723CF7" w14:textId="77777777" w:rsidR="00DA0197" w:rsidRPr="000F5403" w:rsidRDefault="00DA0197" w:rsidP="007B4D18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82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A9DEA3" w14:textId="59A08F14" w:rsidR="00DA0197" w:rsidRPr="00D634C6" w:rsidRDefault="00DA0197" w:rsidP="007B4D18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Opening</w:t>
            </w:r>
          </w:p>
        </w:tc>
        <w:tc>
          <w:tcPr>
            <w:tcW w:w="51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CEF96C" w14:textId="6C061B9D" w:rsidR="00DA0197" w:rsidRPr="00D634C6" w:rsidRDefault="00DA0197" w:rsidP="00DA2030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Wei Zhang</w:t>
            </w:r>
          </w:p>
        </w:tc>
        <w:tc>
          <w:tcPr>
            <w:tcW w:w="516" w:type="pct"/>
            <w:gridSpan w:val="2"/>
            <w:shd w:val="clear" w:color="auto" w:fill="auto"/>
            <w:vAlign w:val="center"/>
          </w:tcPr>
          <w:p w14:paraId="712442D3" w14:textId="738C8705" w:rsidR="00DA0197" w:rsidRPr="00D634C6" w:rsidRDefault="007E0F31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9:00</w:t>
            </w:r>
          </w:p>
        </w:tc>
        <w:tc>
          <w:tcPr>
            <w:tcW w:w="437" w:type="pct"/>
            <w:gridSpan w:val="2"/>
            <w:shd w:val="clear" w:color="auto" w:fill="auto"/>
            <w:vAlign w:val="center"/>
          </w:tcPr>
          <w:p w14:paraId="17247E55" w14:textId="7D7DCC1C" w:rsidR="00DA0197" w:rsidRPr="00D634C6" w:rsidRDefault="0000012D" w:rsidP="6D13AEA7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</w:t>
            </w:r>
            <w:r w:rsidR="00DA0197" w:rsidRPr="6D13AEA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548" w:type="pct"/>
            <w:shd w:val="clear" w:color="auto" w:fill="auto"/>
            <w:vAlign w:val="center"/>
          </w:tcPr>
          <w:p w14:paraId="6E0F4916" w14:textId="130B5B0C" w:rsidR="00DA0197" w:rsidRPr="007E1991" w:rsidRDefault="00542C76" w:rsidP="006771B7">
            <w:pPr>
              <w:rPr>
                <w:snapToGrid w:val="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Reclarify</w:t>
            </w:r>
            <w:r w:rsidR="006771B7" w:rsidRPr="00713A2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that </w:t>
            </w:r>
            <w:r w:rsidR="00417CF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</w:t>
            </w:r>
            <w:r w:rsidR="002642D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Taiwan and Hong</w:t>
            </w:r>
            <w:r w:rsidR="003065A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K</w:t>
            </w:r>
            <w:r w:rsidR="002642D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ong</w:t>
            </w:r>
            <w:r w:rsidR="006771B7" w:rsidRPr="00713A2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team</w:t>
            </w:r>
            <w:r w:rsidR="00482B6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s</w:t>
            </w:r>
            <w:r w:rsidR="006771B7" w:rsidRPr="00713A2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D57874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need to seek </w:t>
            </w:r>
            <w:r w:rsidR="00985AB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endorsement</w:t>
            </w:r>
            <w:r w:rsidR="00985AB0" w:rsidRPr="00713A2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CF415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from </w:t>
            </w:r>
            <w:r w:rsidR="006771B7" w:rsidRPr="00713A2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local TA CEC </w:t>
            </w:r>
            <w:r w:rsidR="00CF415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on</w:t>
            </w:r>
            <w:r w:rsidR="006771B7" w:rsidRPr="00713A28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ONIS</w:t>
            </w:r>
            <w:r w:rsidR="002642D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/PMS</w:t>
            </w:r>
            <w:r w:rsidR="00742C7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B73B266" w14:textId="5E0031F5" w:rsidR="00DA0197" w:rsidRPr="000F5403" w:rsidRDefault="00E17B62" w:rsidP="007B4D18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Grace Wang</w:t>
            </w:r>
          </w:p>
        </w:tc>
        <w:tc>
          <w:tcPr>
            <w:tcW w:w="429" w:type="pct"/>
            <w:shd w:val="clear" w:color="auto" w:fill="auto"/>
            <w:vAlign w:val="center"/>
          </w:tcPr>
          <w:p w14:paraId="008FD1FE" w14:textId="49EB8B85" w:rsidR="00DA0197" w:rsidRPr="000F5403" w:rsidRDefault="00E17B62" w:rsidP="007B4D18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sz w:val="20"/>
                <w:lang w:eastAsia="zh-CN"/>
              </w:rPr>
              <w:t>May 2025</w:t>
            </w:r>
          </w:p>
        </w:tc>
      </w:tr>
      <w:tr w:rsidR="00344EC1" w:rsidRPr="000F5403" w14:paraId="2D3324A9" w14:textId="77777777" w:rsidTr="7CD1B2F7">
        <w:trPr>
          <w:trHeight w:val="569"/>
        </w:trPr>
        <w:tc>
          <w:tcPr>
            <w:tcW w:w="155" w:type="pct"/>
            <w:vAlign w:val="center"/>
          </w:tcPr>
          <w:p w14:paraId="7F9E0EA0" w14:textId="77777777" w:rsidR="00344EC1" w:rsidRPr="000F5403" w:rsidRDefault="00344EC1" w:rsidP="00344EC1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6DA3FF8A" w14:textId="285DF2B0" w:rsidR="00344EC1" w:rsidRDefault="00344EC1" w:rsidP="00344EC1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25C8EFA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Follow-up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a</w:t>
            </w:r>
            <w:r w:rsidRPr="25C8EFA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ctions from </w:t>
            </w: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l</w:t>
            </w:r>
            <w:r w:rsidRPr="25C8EFA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ast MAP</w:t>
            </w:r>
          </w:p>
        </w:tc>
        <w:tc>
          <w:tcPr>
            <w:tcW w:w="515" w:type="pct"/>
            <w:vAlign w:val="center"/>
          </w:tcPr>
          <w:p w14:paraId="478F553B" w14:textId="3C77E686" w:rsidR="00344EC1" w:rsidRDefault="00344EC1" w:rsidP="00344EC1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A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ction owners</w:t>
            </w:r>
          </w:p>
        </w:tc>
        <w:tc>
          <w:tcPr>
            <w:tcW w:w="516" w:type="pct"/>
            <w:gridSpan w:val="2"/>
            <w:shd w:val="clear" w:color="auto" w:fill="auto"/>
            <w:vAlign w:val="center"/>
          </w:tcPr>
          <w:p w14:paraId="60C59B43" w14:textId="745477D9" w:rsidR="00344EC1" w:rsidRDefault="007E0F31" w:rsidP="00344EC1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9:10</w:t>
            </w:r>
          </w:p>
        </w:tc>
        <w:tc>
          <w:tcPr>
            <w:tcW w:w="437" w:type="pct"/>
            <w:gridSpan w:val="2"/>
            <w:shd w:val="clear" w:color="auto" w:fill="auto"/>
            <w:vAlign w:val="center"/>
          </w:tcPr>
          <w:p w14:paraId="17E24996" w14:textId="3F2FBCF2" w:rsidR="00344EC1" w:rsidRDefault="00344EC1" w:rsidP="00344EC1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D512D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5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548" w:type="pct"/>
            <w:vAlign w:val="center"/>
          </w:tcPr>
          <w:p w14:paraId="5F2DB6B6" w14:textId="77777777" w:rsidR="00344EC1" w:rsidRPr="00D634C6" w:rsidRDefault="00344EC1" w:rsidP="00344EC1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vAlign w:val="center"/>
          </w:tcPr>
          <w:p w14:paraId="77C75F4C" w14:textId="77777777" w:rsidR="00344EC1" w:rsidRPr="000F5403" w:rsidRDefault="00344EC1" w:rsidP="00344EC1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29" w:type="pct"/>
            <w:vAlign w:val="center"/>
          </w:tcPr>
          <w:p w14:paraId="369FD820" w14:textId="77777777" w:rsidR="00344EC1" w:rsidRPr="000F5403" w:rsidRDefault="00344EC1" w:rsidP="00344EC1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D106D4" w:rsidRPr="000F5403" w14:paraId="60B9A8B5" w14:textId="77777777" w:rsidTr="7CD1B2F7">
        <w:trPr>
          <w:trHeight w:val="459"/>
        </w:trPr>
        <w:tc>
          <w:tcPr>
            <w:tcW w:w="155" w:type="pct"/>
            <w:vAlign w:val="center"/>
          </w:tcPr>
          <w:p w14:paraId="6A0124B0" w14:textId="77777777" w:rsidR="00D106D4" w:rsidRPr="000F5403" w:rsidRDefault="00D106D4" w:rsidP="00D106D4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48E963F4" w14:textId="1974576A" w:rsidR="00D106D4" w:rsidRPr="58B0C945" w:rsidRDefault="00D106D4" w:rsidP="00D106D4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INFL Update </w:t>
            </w:r>
          </w:p>
        </w:tc>
        <w:tc>
          <w:tcPr>
            <w:tcW w:w="515" w:type="pct"/>
            <w:vAlign w:val="center"/>
          </w:tcPr>
          <w:p w14:paraId="3CAC76AF" w14:textId="01849FC9" w:rsidR="00D106D4" w:rsidRDefault="00D106D4" w:rsidP="00D106D4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Helen Tao/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Saskia Kind</w:t>
            </w:r>
          </w:p>
        </w:tc>
        <w:tc>
          <w:tcPr>
            <w:tcW w:w="516" w:type="pct"/>
            <w:gridSpan w:val="2"/>
            <w:shd w:val="clear" w:color="auto" w:fill="auto"/>
            <w:vAlign w:val="center"/>
          </w:tcPr>
          <w:p w14:paraId="3F51F8C2" w14:textId="7C6431AE" w:rsidR="00D106D4" w:rsidRDefault="007E0F31" w:rsidP="00D106D4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9:25</w:t>
            </w:r>
          </w:p>
        </w:tc>
        <w:tc>
          <w:tcPr>
            <w:tcW w:w="437" w:type="pct"/>
            <w:gridSpan w:val="2"/>
            <w:shd w:val="clear" w:color="auto" w:fill="auto"/>
            <w:vAlign w:val="center"/>
          </w:tcPr>
          <w:p w14:paraId="46C0F481" w14:textId="4C052D13" w:rsidR="00D106D4" w:rsidRDefault="003E0AA6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 min</w:t>
            </w:r>
          </w:p>
        </w:tc>
        <w:tc>
          <w:tcPr>
            <w:tcW w:w="1548" w:type="pct"/>
            <w:vAlign w:val="center"/>
          </w:tcPr>
          <w:p w14:paraId="7370E462" w14:textId="77777777" w:rsidR="00D106D4" w:rsidRPr="00D634C6" w:rsidRDefault="00D106D4" w:rsidP="00D106D4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vAlign w:val="center"/>
          </w:tcPr>
          <w:p w14:paraId="4CF6768B" w14:textId="77777777" w:rsidR="00D106D4" w:rsidRPr="000F5403" w:rsidRDefault="00D106D4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29" w:type="pct"/>
            <w:vAlign w:val="center"/>
          </w:tcPr>
          <w:p w14:paraId="262E7E8D" w14:textId="77777777" w:rsidR="00D106D4" w:rsidRPr="000F5403" w:rsidRDefault="00D106D4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D106D4" w:rsidRPr="000F5403" w14:paraId="7DBC5220" w14:textId="77777777" w:rsidTr="7CD1B2F7">
        <w:trPr>
          <w:trHeight w:val="569"/>
        </w:trPr>
        <w:tc>
          <w:tcPr>
            <w:tcW w:w="155" w:type="pct"/>
            <w:tcBorders>
              <w:bottom w:val="single" w:sz="4" w:space="0" w:color="auto"/>
            </w:tcBorders>
            <w:vAlign w:val="center"/>
          </w:tcPr>
          <w:p w14:paraId="1D46A534" w14:textId="77777777" w:rsidR="00D106D4" w:rsidRPr="000F5403" w:rsidRDefault="00D106D4" w:rsidP="00D106D4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82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3C8E8A" w14:textId="5BDD8CA1" w:rsidR="00D106D4" w:rsidRPr="00C11BD0" w:rsidRDefault="00D106D4" w:rsidP="00D106D4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</w:t>
            </w:r>
            <w:r w:rsidR="00174836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MHEH</w:t>
            </w: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Update </w:t>
            </w:r>
          </w:p>
        </w:tc>
        <w:tc>
          <w:tcPr>
            <w:tcW w:w="515" w:type="pct"/>
            <w:tcBorders>
              <w:bottom w:val="single" w:sz="4" w:space="0" w:color="auto"/>
            </w:tcBorders>
            <w:vAlign w:val="center"/>
          </w:tcPr>
          <w:p w14:paraId="40350505" w14:textId="1051B467" w:rsidR="00D106D4" w:rsidRDefault="00D106D4" w:rsidP="00D106D4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Meiruo</w:t>
            </w:r>
            <w:proofErr w:type="spellEnd"/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Liu</w:t>
            </w:r>
          </w:p>
        </w:tc>
        <w:tc>
          <w:tcPr>
            <w:tcW w:w="51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0E7632" w14:textId="43EF11D7" w:rsidR="00D106D4" w:rsidRDefault="007E0F31" w:rsidP="00D106D4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9:45</w:t>
            </w:r>
          </w:p>
        </w:tc>
        <w:tc>
          <w:tcPr>
            <w:tcW w:w="437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D92CCA" w14:textId="324D1A9B" w:rsidR="00D106D4" w:rsidRDefault="003E0AA6" w:rsidP="00D106D4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20</w:t>
            </w:r>
            <w:r w:rsidR="00D106D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548" w:type="pct"/>
            <w:tcBorders>
              <w:bottom w:val="single" w:sz="4" w:space="0" w:color="auto"/>
            </w:tcBorders>
            <w:vAlign w:val="center"/>
          </w:tcPr>
          <w:p w14:paraId="254B0F1C" w14:textId="4A16B0C5" w:rsidR="00104A71" w:rsidRPr="00104A71" w:rsidRDefault="00104A71" w:rsidP="00D106D4">
            <w:pPr>
              <w:ind w:left="67"/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r w:rsidRPr="00104A71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MH-HA interaction</w:t>
            </w:r>
          </w:p>
          <w:p w14:paraId="2C9805F2" w14:textId="249AC9D3" w:rsidR="00D106D4" w:rsidRPr="00104A71" w:rsidRDefault="000C02AE" w:rsidP="00104A71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Share </w:t>
            </w:r>
            <w:r w:rsidR="00E17B62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</w:t>
            </w:r>
            <w:r w:rsidR="00C56D76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news </w:t>
            </w:r>
            <w:r w:rsidR="007E3FDE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regarding</w:t>
            </w:r>
            <w:r w:rsidR="00C56D76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E17B62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HA</w:t>
            </w:r>
            <w:r w:rsidR="00E56140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interaction on </w:t>
            </w:r>
            <w:r w:rsidR="00C56D76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</w:t>
            </w:r>
            <w:r w:rsidR="00E56140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recision</w:t>
            </w:r>
            <w:r w:rsidR="00C56D76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Psychiatry</w:t>
            </w:r>
            <w:r w:rsidR="00E17B62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with CDE </w:t>
            </w:r>
            <w:r w:rsidR="00C56D76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a</w:t>
            </w:r>
            <w:r w:rsidR="00E17B62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 V</w:t>
            </w:r>
            <w:r w:rsidR="00E17B62" w:rsidRPr="00104A71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i</w:t>
            </w:r>
            <w:r w:rsidR="00E17B62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va Engage Medicine</w:t>
            </w:r>
            <w:r w:rsidR="00001B93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on behalf of </w:t>
            </w:r>
            <w:r w:rsidR="00001B93" w:rsidRPr="00104A71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local</w:t>
            </w:r>
            <w:r w:rsidR="00001B93" w:rsidRPr="00104A71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team</w:t>
            </w:r>
            <w:r w:rsidR="00BB40D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.</w:t>
            </w:r>
          </w:p>
        </w:tc>
        <w:tc>
          <w:tcPr>
            <w:tcW w:w="575" w:type="pct"/>
            <w:tcBorders>
              <w:bottom w:val="single" w:sz="4" w:space="0" w:color="auto"/>
            </w:tcBorders>
            <w:vAlign w:val="center"/>
          </w:tcPr>
          <w:p w14:paraId="5F28D01B" w14:textId="401AAC3B" w:rsidR="00D106D4" w:rsidRPr="000F5403" w:rsidRDefault="00E17B62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Sarah Li</w:t>
            </w:r>
            <w:r w:rsidR="00F62BCB"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ang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vAlign w:val="center"/>
          </w:tcPr>
          <w:p w14:paraId="3BC488AE" w14:textId="6F572629" w:rsidR="00D106D4" w:rsidRPr="000F5403" w:rsidRDefault="00E17B62" w:rsidP="00D106D4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May 2025</w:t>
            </w:r>
          </w:p>
        </w:tc>
      </w:tr>
      <w:tr w:rsidR="00EE343D" w:rsidRPr="000F5403" w14:paraId="7AFF0AA3" w14:textId="77777777" w:rsidTr="7CD1B2F7">
        <w:trPr>
          <w:trHeight w:val="569"/>
        </w:trPr>
        <w:tc>
          <w:tcPr>
            <w:tcW w:w="15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D63C9E" w14:textId="77777777" w:rsidR="00EE343D" w:rsidRPr="00F33435" w:rsidRDefault="00EE343D" w:rsidP="00F33435">
            <w:pPr>
              <w:ind w:left="5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82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E05509" w14:textId="65DE27FF" w:rsidR="00EE343D" w:rsidRDefault="00EE343D" w:rsidP="00F33435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Break</w:t>
            </w:r>
          </w:p>
        </w:tc>
        <w:tc>
          <w:tcPr>
            <w:tcW w:w="51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2B19BA" w14:textId="32302193" w:rsidR="00EE343D" w:rsidRDefault="00EE343D" w:rsidP="00EE343D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6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86DE25" w14:textId="6D7BF09A" w:rsidR="00EE343D" w:rsidRDefault="007E0F31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10:05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0508A8" w14:textId="16B154F4" w:rsidR="00EE343D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10 min</w:t>
            </w:r>
          </w:p>
        </w:tc>
        <w:tc>
          <w:tcPr>
            <w:tcW w:w="154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29FF5B" w14:textId="77777777" w:rsidR="00EE343D" w:rsidRPr="00D634C6" w:rsidRDefault="00EE343D" w:rsidP="00EE343D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6163B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FFBCE8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E343D" w:rsidRPr="000F5403" w14:paraId="2E020EE5" w14:textId="77777777" w:rsidTr="7CD1B2F7">
        <w:trPr>
          <w:trHeight w:val="569"/>
        </w:trPr>
        <w:tc>
          <w:tcPr>
            <w:tcW w:w="155" w:type="pct"/>
            <w:tcBorders>
              <w:top w:val="single" w:sz="4" w:space="0" w:color="auto"/>
            </w:tcBorders>
            <w:vAlign w:val="center"/>
          </w:tcPr>
          <w:p w14:paraId="0F97BFC9" w14:textId="77777777" w:rsidR="00EE343D" w:rsidRPr="000F5403" w:rsidRDefault="00EE343D" w:rsidP="00EE343D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82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A529E2" w14:textId="576A0095" w:rsidR="00EE343D" w:rsidRPr="009C5844" w:rsidRDefault="00EE343D" w:rsidP="00EE343D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Oncology Update </w:t>
            </w:r>
          </w:p>
        </w:tc>
        <w:tc>
          <w:tcPr>
            <w:tcW w:w="515" w:type="pct"/>
            <w:tcBorders>
              <w:top w:val="single" w:sz="4" w:space="0" w:color="auto"/>
            </w:tcBorders>
            <w:vAlign w:val="center"/>
          </w:tcPr>
          <w:p w14:paraId="1A448EDB" w14:textId="030E8D7C" w:rsidR="00EE343D" w:rsidRDefault="00EE343D" w:rsidP="00EE343D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Sally Chen/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Jiaqi Lu</w:t>
            </w:r>
          </w:p>
        </w:tc>
        <w:tc>
          <w:tcPr>
            <w:tcW w:w="516" w:type="pct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293389" w14:textId="7D732537" w:rsidR="00EE343D" w:rsidRDefault="000B4B41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10:15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AAEFA6" w14:textId="6364F9BD" w:rsidR="00EE343D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20</w:t>
            </w:r>
            <w:r w:rsidRPr="3A90E52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548" w:type="pct"/>
            <w:tcBorders>
              <w:top w:val="single" w:sz="4" w:space="0" w:color="auto"/>
            </w:tcBorders>
            <w:vAlign w:val="center"/>
          </w:tcPr>
          <w:p w14:paraId="2EB8AE30" w14:textId="77777777" w:rsidR="00EE343D" w:rsidRPr="00D634C6" w:rsidRDefault="00EE343D" w:rsidP="00EE343D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7DFF3D14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43D719B5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EE343D" w:rsidRPr="000F5403" w14:paraId="53269F50" w14:textId="77777777" w:rsidTr="7CD1B2F7">
        <w:trPr>
          <w:trHeight w:val="569"/>
        </w:trPr>
        <w:tc>
          <w:tcPr>
            <w:tcW w:w="155" w:type="pct"/>
            <w:vAlign w:val="center"/>
          </w:tcPr>
          <w:p w14:paraId="733BACE0" w14:textId="77777777" w:rsidR="00EE343D" w:rsidRPr="000F5403" w:rsidRDefault="00EE343D" w:rsidP="00EE343D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53640722" w14:textId="1A587995" w:rsidR="00EE343D" w:rsidRDefault="00EE343D" w:rsidP="00EE343D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58B0C94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TA CRM Update </w:t>
            </w:r>
          </w:p>
        </w:tc>
        <w:tc>
          <w:tcPr>
            <w:tcW w:w="515" w:type="pct"/>
            <w:vAlign w:val="center"/>
          </w:tcPr>
          <w:p w14:paraId="3F7283A3" w14:textId="63D7AED6" w:rsidR="00EE343D" w:rsidRDefault="00EE343D" w:rsidP="00EE343D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Emma Xie/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Hongzi</w:t>
            </w:r>
            <w:proofErr w:type="spellEnd"/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Liang</w:t>
            </w:r>
          </w:p>
        </w:tc>
        <w:tc>
          <w:tcPr>
            <w:tcW w:w="516" w:type="pct"/>
            <w:gridSpan w:val="2"/>
            <w:shd w:val="clear" w:color="auto" w:fill="auto"/>
            <w:vAlign w:val="center"/>
          </w:tcPr>
          <w:p w14:paraId="2730C75A" w14:textId="358C9DB9" w:rsidR="00EE343D" w:rsidRDefault="000B4B41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10:35</w:t>
            </w:r>
          </w:p>
        </w:tc>
        <w:tc>
          <w:tcPr>
            <w:tcW w:w="437" w:type="pct"/>
            <w:gridSpan w:val="2"/>
            <w:shd w:val="clear" w:color="auto" w:fill="auto"/>
            <w:vAlign w:val="center"/>
          </w:tcPr>
          <w:p w14:paraId="155C97F2" w14:textId="2D70CF02" w:rsidR="00EE343D" w:rsidRDefault="00EE343D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30</w:t>
            </w:r>
            <w:r w:rsidRPr="6D13AEA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548" w:type="pct"/>
            <w:vAlign w:val="center"/>
          </w:tcPr>
          <w:p w14:paraId="0166657D" w14:textId="2DCD5E5C" w:rsidR="00F62BCB" w:rsidRPr="00DB5B78" w:rsidRDefault="00F62BCB" w:rsidP="00F62BCB">
            <w:pPr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 w:rsidRPr="00DB5B78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Su</w:t>
            </w:r>
            <w:r w:rsidR="00250183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r</w:t>
            </w:r>
            <w:r w:rsidRPr="00DB5B78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vodutide</w:t>
            </w:r>
            <w:proofErr w:type="spellEnd"/>
            <w:r w:rsidRPr="00DB5B78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 xml:space="preserve"> MASH</w:t>
            </w:r>
          </w:p>
          <w:p w14:paraId="6B103498" w14:textId="5536EDE2" w:rsidR="00EE343D" w:rsidRDefault="002919EE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pPrChange w:id="8" w:author="Li,Yuting (HP Medicine) BII-CN-S" w:date="2025-05-26T10:51:00Z" w16du:dateUtc="2025-05-26T02:51:00Z">
                <w:pPr>
                  <w:pStyle w:val="ListParagraph"/>
                  <w:framePr w:hSpace="180" w:wrap="around" w:vAnchor="text" w:hAnchor="margin" w:x="-271" w:y="76"/>
                  <w:numPr>
                    <w:numId w:val="42"/>
                  </w:numPr>
                  <w:ind w:left="427" w:hanging="360"/>
                </w:pPr>
              </w:pPrChange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Include </w:t>
            </w:r>
            <w:r w:rsidR="007F075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</w:t>
            </w:r>
            <w:r w:rsidR="00AE526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preconditions</w:t>
            </w:r>
            <w:r w:rsidR="00D401C3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for </w:t>
            </w:r>
            <w:r w:rsidR="006A227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</w:t>
            </w:r>
            <w:r w:rsidR="00D401C3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current </w:t>
            </w:r>
            <w:r w:rsidR="004D23C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China </w:t>
            </w:r>
            <w:r w:rsidR="00D401C3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NDA strategy and timeline </w:t>
            </w:r>
            <w:r w:rsidR="0050540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next to the </w:t>
            </w:r>
            <w:r w:rsidR="00FA50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submission pathway </w:t>
            </w:r>
            <w:r w:rsidR="009147AA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Gantt</w:t>
            </w:r>
            <w:r w:rsidR="00FA50C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chart</w:t>
            </w:r>
            <w:r w:rsidR="007F075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in the slide</w:t>
            </w:r>
          </w:p>
          <w:p w14:paraId="2776432C" w14:textId="0298EA7C" w:rsidR="00CA6A13" w:rsidRDefault="00EC42FF">
            <w:pPr>
              <w:pStyle w:val="ListParagraph"/>
              <w:numPr>
                <w:ilvl w:val="0"/>
                <w:numId w:val="43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pPrChange w:id="9" w:author="Li,Yuting (HP Medicine) BII-CN-S" w:date="2025-05-26T10:51:00Z" w16du:dateUtc="2025-05-26T02:51:00Z">
                <w:pPr>
                  <w:pStyle w:val="ListParagraph"/>
                  <w:framePr w:hSpace="180" w:wrap="around" w:vAnchor="text" w:hAnchor="margin" w:x="-271" w:y="76"/>
                  <w:numPr>
                    <w:numId w:val="42"/>
                  </w:numPr>
                  <w:ind w:left="427" w:hanging="360"/>
                </w:pPr>
              </w:pPrChange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Document</w:t>
            </w:r>
            <w:r w:rsidR="00A929B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approp</w:t>
            </w:r>
            <w:r w:rsidR="0080171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ri</w:t>
            </w:r>
            <w:r w:rsidR="00A929B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ately</w:t>
            </w:r>
            <w:r w:rsidR="0090119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 </w:t>
            </w:r>
            <w:r w:rsidR="009C15B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business rationales</w:t>
            </w:r>
            <w:r w:rsidR="0090119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from </w:t>
            </w:r>
            <w:r w:rsidR="00ED09E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</w:t>
            </w:r>
            <w:r w:rsidR="00901198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local asset team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ED09E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that </w:t>
            </w:r>
            <w:r w:rsidR="003125B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influences</w:t>
            </w:r>
            <w:r w:rsidR="00264267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the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China </w:t>
            </w:r>
            <w:r w:rsidR="00FF640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NDA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strategy and timeline</w:t>
            </w:r>
            <w:r w:rsidR="00B96E1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E143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updates</w:t>
            </w:r>
          </w:p>
          <w:p w14:paraId="7C218501" w14:textId="3C09DD26" w:rsidR="00CA6A13" w:rsidRPr="00E14372" w:rsidRDefault="00CA6A13" w:rsidP="00E14372">
            <w:pPr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r w:rsidRPr="00E14372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 xml:space="preserve">TRPC6i </w:t>
            </w:r>
          </w:p>
          <w:p w14:paraId="1C3DE6FF" w14:textId="09F60404" w:rsidR="000E69BA" w:rsidRPr="00E14372" w:rsidRDefault="006E2D5E" w:rsidP="00E14372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Schedule a meeting</w:t>
            </w:r>
            <w:r w:rsidR="00E143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076E5" w:rsidRPr="00E143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for Dr. Zhang</w:t>
            </w:r>
            <w:r w:rsidR="006076E5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and</w:t>
            </w:r>
            <w:r w:rsidR="000E69BA" w:rsidRPr="00E143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leading PI </w:t>
            </w:r>
            <w:r w:rsidR="00E143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Prof. </w:t>
            </w:r>
            <w:proofErr w:type="spellStart"/>
            <w:r w:rsidR="00E143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Xueqing</w:t>
            </w:r>
            <w:proofErr w:type="spellEnd"/>
            <w:r w:rsidR="00E143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Yu</w:t>
            </w:r>
            <w:r w:rsidR="000E69BA" w:rsidRPr="00E14372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</w:p>
        </w:tc>
        <w:tc>
          <w:tcPr>
            <w:tcW w:w="575" w:type="pct"/>
            <w:vAlign w:val="center"/>
          </w:tcPr>
          <w:p w14:paraId="2F9FD67A" w14:textId="77777777" w:rsidR="00D16001" w:rsidRPr="006E2D5E" w:rsidRDefault="00D1600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1BBD8DFE" w14:textId="77777777" w:rsidR="00B56000" w:rsidRPr="00B56000" w:rsidRDefault="00B56000" w:rsidP="00B56000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  <w:r w:rsidRPr="00B56000">
              <w:rPr>
                <w:rFonts w:asciiTheme="minorHAnsi" w:hAnsiTheme="minorHAnsi" w:cstheme="minorHAnsi" w:hint="eastAsia"/>
                <w:bCs/>
                <w:snapToGrid w:val="0"/>
                <w:sz w:val="20"/>
                <w:lang w:val="de-DE" w:eastAsia="zh-CN"/>
              </w:rPr>
              <w:t>Emma Xie</w:t>
            </w:r>
          </w:p>
          <w:p w14:paraId="1FE644DE" w14:textId="77777777" w:rsidR="00D16001" w:rsidRPr="00B56000" w:rsidRDefault="00D1600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  <w:p w14:paraId="18237BD0" w14:textId="77777777" w:rsidR="00D16001" w:rsidRPr="00B56000" w:rsidRDefault="00D1600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  <w:p w14:paraId="6A9D0674" w14:textId="77777777" w:rsidR="00D16001" w:rsidRPr="00B56000" w:rsidRDefault="00D1600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  <w:p w14:paraId="72FD31F6" w14:textId="77777777" w:rsidR="00B56000" w:rsidRPr="00B56000" w:rsidRDefault="00B56000" w:rsidP="00B56000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  <w:r w:rsidRPr="00B56000">
              <w:rPr>
                <w:rFonts w:asciiTheme="minorHAnsi" w:hAnsiTheme="minorHAnsi" w:cstheme="minorHAnsi" w:hint="eastAsia"/>
                <w:bCs/>
                <w:snapToGrid w:val="0"/>
                <w:sz w:val="20"/>
                <w:lang w:val="de-DE" w:eastAsia="zh-CN"/>
              </w:rPr>
              <w:t>Emma Xie</w:t>
            </w:r>
          </w:p>
          <w:p w14:paraId="12B2654D" w14:textId="77777777" w:rsidR="00D16001" w:rsidRPr="00B56000" w:rsidRDefault="00D1600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  <w:p w14:paraId="4B6E2E7F" w14:textId="77777777" w:rsidR="00D16001" w:rsidRPr="00B56000" w:rsidRDefault="00D1600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  <w:p w14:paraId="18037CB2" w14:textId="77777777" w:rsidR="00D16001" w:rsidRPr="00B56000" w:rsidRDefault="00D1600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  <w:p w14:paraId="46498050" w14:textId="5F225E50" w:rsidR="00D16001" w:rsidRPr="00B56000" w:rsidRDefault="00810AB0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  <w:r w:rsidRPr="002549C2"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  <w:rPrChange w:id="10" w:author="Li,Yuting (HP Medicine) BII-CN-S" w:date="2025-05-26T10:50:00Z" w16du:dateUtc="2025-05-26T02:50:00Z">
                  <w:rPr>
                    <w:rFonts w:asciiTheme="minorHAnsi" w:hAnsiTheme="minorHAnsi" w:cstheme="minorHAnsi"/>
                    <w:bCs/>
                    <w:snapToGrid w:val="0"/>
                    <w:sz w:val="20"/>
                    <w:lang w:eastAsia="zh-CN"/>
                  </w:rPr>
                </w:rPrChange>
              </w:rPr>
              <w:t>Emma Xie</w:t>
            </w:r>
          </w:p>
          <w:p w14:paraId="4CC36FD8" w14:textId="77777777" w:rsidR="00D16001" w:rsidRPr="00B56000" w:rsidRDefault="00D1600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</w:rPr>
            </w:pPr>
          </w:p>
          <w:p w14:paraId="0DD39470" w14:textId="448900B9" w:rsidR="00D16001" w:rsidRPr="002549C2" w:rsidRDefault="00D1600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  <w:rPrChange w:id="11" w:author="Li,Yuting (HP Medicine) BII-CN-S" w:date="2025-05-26T10:50:00Z" w16du:dateUtc="2025-05-26T02:50:00Z">
                  <w:rPr>
                    <w:rFonts w:asciiTheme="minorHAnsi" w:hAnsiTheme="minorHAnsi" w:cstheme="minorHAnsi"/>
                    <w:bCs/>
                    <w:snapToGrid w:val="0"/>
                    <w:sz w:val="20"/>
                    <w:lang w:eastAsia="zh-CN"/>
                  </w:rPr>
                </w:rPrChange>
              </w:rPr>
            </w:pPr>
          </w:p>
        </w:tc>
        <w:tc>
          <w:tcPr>
            <w:tcW w:w="429" w:type="pct"/>
            <w:vAlign w:val="center"/>
          </w:tcPr>
          <w:p w14:paraId="5C5FFB3D" w14:textId="77777777" w:rsidR="001B3E66" w:rsidRPr="002549C2" w:rsidRDefault="001B3E66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val="de-DE" w:eastAsia="zh-CN"/>
                <w:rPrChange w:id="12" w:author="Li,Yuting (HP Medicine) BII-CN-S" w:date="2025-05-26T10:50:00Z" w16du:dateUtc="2025-05-26T02:50:00Z">
                  <w:rPr>
                    <w:rFonts w:asciiTheme="minorHAnsi" w:hAnsiTheme="minorHAnsi" w:cstheme="minorHAnsi"/>
                    <w:bCs/>
                    <w:snapToGrid w:val="0"/>
                    <w:sz w:val="20"/>
                    <w:lang w:eastAsia="zh-CN"/>
                  </w:rPr>
                </w:rPrChange>
              </w:rPr>
            </w:pPr>
          </w:p>
          <w:p w14:paraId="50617A56" w14:textId="77777777" w:rsidR="00B56000" w:rsidRDefault="00B56000" w:rsidP="00B56000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May 2025</w:t>
            </w:r>
          </w:p>
          <w:p w14:paraId="5FC21B27" w14:textId="77777777" w:rsidR="001B3E66" w:rsidRDefault="001B3E66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5A29B4EE" w14:textId="77777777" w:rsidR="001B3E66" w:rsidRDefault="001B3E66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137EFAC8" w14:textId="77777777" w:rsidR="001B3E66" w:rsidRDefault="001B3E66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60DB75BC" w14:textId="77777777" w:rsidR="00B56000" w:rsidRDefault="00B56000" w:rsidP="00B56000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May 2025</w:t>
            </w:r>
          </w:p>
          <w:p w14:paraId="629DED2D" w14:textId="77777777" w:rsidR="001B3E66" w:rsidRDefault="001B3E66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365226BA" w14:textId="77777777" w:rsidR="001B3E66" w:rsidRDefault="001B3E66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28B2726D" w14:textId="77777777" w:rsidR="001B3E66" w:rsidRDefault="001B3E66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05B2E082" w14:textId="21079E75" w:rsidR="001B3E66" w:rsidRDefault="00810AB0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June 2025</w:t>
            </w:r>
          </w:p>
          <w:p w14:paraId="4C98F13F" w14:textId="77777777" w:rsidR="001B3E66" w:rsidRDefault="001B3E66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08F25153" w14:textId="3C56A02F" w:rsidR="001B3E66" w:rsidRPr="000F5403" w:rsidRDefault="001B3E66" w:rsidP="00B93623">
            <w:pPr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234369" w:rsidRPr="000F5403" w14:paraId="66F0C455" w14:textId="77777777" w:rsidTr="7CD1B2F7">
        <w:trPr>
          <w:trHeight w:val="569"/>
        </w:trPr>
        <w:tc>
          <w:tcPr>
            <w:tcW w:w="155" w:type="pct"/>
            <w:vAlign w:val="center"/>
          </w:tcPr>
          <w:p w14:paraId="3E90B57C" w14:textId="77777777" w:rsidR="00234369" w:rsidRPr="000F5403" w:rsidRDefault="00234369" w:rsidP="00EE343D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508F29BE" w14:textId="45B58321" w:rsidR="00234369" w:rsidRPr="58B0C945" w:rsidRDefault="00234369" w:rsidP="00EE343D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proofErr w:type="spellStart"/>
            <w:r w:rsidRPr="00234369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Metalyse</w:t>
            </w:r>
            <w:proofErr w:type="spellEnd"/>
            <w:r w:rsidRPr="00234369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TENACITY trial </w:t>
            </w:r>
            <w:r w:rsidR="0024078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 w:rsidRPr="00234369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for late window indication</w:t>
            </w:r>
            <w:r w:rsidR="00240785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)</w:t>
            </w:r>
            <w:r w:rsidRPr="00234369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— China consideration for time window</w:t>
            </w:r>
          </w:p>
        </w:tc>
        <w:tc>
          <w:tcPr>
            <w:tcW w:w="515" w:type="pct"/>
            <w:vAlign w:val="center"/>
          </w:tcPr>
          <w:p w14:paraId="1F4133BE" w14:textId="7FFDE40C" w:rsidR="00234369" w:rsidRDefault="00234369" w:rsidP="00EE343D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Leo Bao</w:t>
            </w:r>
          </w:p>
        </w:tc>
        <w:tc>
          <w:tcPr>
            <w:tcW w:w="516" w:type="pct"/>
            <w:gridSpan w:val="2"/>
            <w:shd w:val="clear" w:color="auto" w:fill="auto"/>
            <w:vAlign w:val="center"/>
          </w:tcPr>
          <w:p w14:paraId="236AD212" w14:textId="711A8B3B" w:rsidR="00234369" w:rsidRDefault="00240785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11:05</w:t>
            </w:r>
          </w:p>
        </w:tc>
        <w:tc>
          <w:tcPr>
            <w:tcW w:w="437" w:type="pct"/>
            <w:gridSpan w:val="2"/>
            <w:shd w:val="clear" w:color="auto" w:fill="auto"/>
            <w:vAlign w:val="center"/>
          </w:tcPr>
          <w:p w14:paraId="5409D268" w14:textId="511764D4" w:rsidR="00234369" w:rsidRDefault="00240785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30 min</w:t>
            </w:r>
          </w:p>
        </w:tc>
        <w:tc>
          <w:tcPr>
            <w:tcW w:w="1548" w:type="pct"/>
            <w:vAlign w:val="center"/>
          </w:tcPr>
          <w:p w14:paraId="4F9367E1" w14:textId="30D547A3" w:rsidR="00ED314B" w:rsidRPr="005A28BD" w:rsidRDefault="00F17157" w:rsidP="7CD1B2F7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To limit the impact</w:t>
            </w:r>
            <w:r w:rsidR="005A28BD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A63F9A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on</w:t>
            </w:r>
            <w:r w:rsidR="005A28BD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global</w:t>
            </w:r>
            <w:r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and mitigate local </w:t>
            </w:r>
            <w:ins w:id="13" w:author="Ye,Binqi (MED BDS) BII-CN-S" w:date="2025-05-16T02:04:00Z">
              <w:r w:rsidR="5FB7891F" w:rsidRPr="7CD1B2F7">
                <w:rPr>
                  <w:rFonts w:asciiTheme="minorHAnsi" w:hAnsiTheme="minorHAnsi" w:cstheme="minorBidi"/>
                  <w:snapToGrid w:val="0"/>
                  <w:color w:val="000000" w:themeColor="text1"/>
                  <w:sz w:val="20"/>
                  <w:lang w:eastAsia="zh-CN"/>
                </w:rPr>
                <w:t>CTA</w:t>
              </w:r>
            </w:ins>
            <w:del w:id="14" w:author="Ye,Binqi (MED BDS) BII-CN-S" w:date="2025-05-16T02:04:00Z">
              <w:r w:rsidRPr="7CD1B2F7" w:rsidDel="00F17157">
                <w:rPr>
                  <w:rFonts w:asciiTheme="minorHAnsi" w:hAnsiTheme="minorHAnsi" w:cstheme="minorBidi"/>
                  <w:color w:val="000000" w:themeColor="text1"/>
                  <w:sz w:val="20"/>
                  <w:lang w:eastAsia="zh-CN"/>
                </w:rPr>
                <w:delText>NDA</w:delText>
              </w:r>
            </w:del>
            <w:r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risk, </w:t>
            </w:r>
            <w:r w:rsidR="00C23B61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MAP suggests </w:t>
            </w:r>
            <w:r w:rsidR="003972D0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initially </w:t>
            </w:r>
            <w:r w:rsidR="000D272C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proposing</w:t>
            </w:r>
            <w:r w:rsidR="003972D0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scenario 2 to</w:t>
            </w:r>
            <w:r w:rsidR="009D1743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the</w:t>
            </w:r>
            <w:r w:rsidR="003972D0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global</w:t>
            </w:r>
            <w:r w:rsidR="009D1743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team</w:t>
            </w:r>
            <w:r w:rsidR="003972D0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(</w:t>
            </w:r>
            <w:r w:rsidR="000A79AF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Submit global CTP</w:t>
            </w:r>
            <w:r w:rsidR="005A28BD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0D272C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w</w:t>
            </w:r>
            <w:r w:rsidR="000A79AF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ith </w:t>
            </w:r>
            <w:r w:rsidR="00CB3F2D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a </w:t>
            </w:r>
            <w:r w:rsidR="000A79AF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time window limit</w:t>
            </w:r>
            <w:r w:rsidR="00A956ED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of</w:t>
            </w:r>
            <w:r w:rsidR="000A79AF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24h for China as a specific IC/EC criterion</w:t>
            </w:r>
            <w:r w:rsidR="00E77C58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, </w:t>
            </w:r>
            <w:r w:rsidR="00E77C58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lastRenderedPageBreak/>
              <w:t>and w</w:t>
            </w:r>
            <w:r w:rsidR="000A79AF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ith key secondary objective within 24h</w:t>
            </w:r>
            <w:r w:rsidR="003972D0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)</w:t>
            </w:r>
            <w:r w:rsidR="007C560E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. </w:t>
            </w:r>
            <w:r w:rsidR="00ED314B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Scenario 3 </w:t>
            </w:r>
            <w:r w:rsidR="007C560E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will be used </w:t>
            </w:r>
            <w:r w:rsidR="00ED314B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as the back</w:t>
            </w:r>
            <w:r w:rsidR="00057661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-</w:t>
            </w:r>
            <w:r w:rsidR="00ED314B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up option (Submit global CTP</w:t>
            </w:r>
            <w:r w:rsidR="00E77C58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CB3F2D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w</w:t>
            </w:r>
            <w:r w:rsidR="00ED314B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ith</w:t>
            </w:r>
            <w:r w:rsidR="00220A1B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a</w:t>
            </w:r>
            <w:r w:rsidR="00ED314B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time window limit </w:t>
            </w:r>
            <w:r w:rsidR="00220A1B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of </w:t>
            </w:r>
            <w:r w:rsidR="00ED314B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24h for China as a specific IC/EC criterion</w:t>
            </w:r>
            <w:r w:rsidR="00C81B66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and w</w:t>
            </w:r>
            <w:r w:rsidR="00ED314B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ith a pre-specified subgroup for 24h</w:t>
            </w:r>
            <w:r w:rsidR="00406FE9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)</w:t>
            </w:r>
            <w:r w:rsidR="00494A81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.</w:t>
            </w:r>
            <w:r w:rsidR="00811AC9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2D15B3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T</w:t>
            </w:r>
            <w:r w:rsidR="00811AC9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o </w:t>
            </w:r>
            <w:r w:rsidR="00385D18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explore the </w:t>
            </w:r>
            <w:r w:rsidR="00812B3E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possibility </w:t>
            </w:r>
            <w:r w:rsidR="005D1EB8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of</w:t>
            </w:r>
            <w:r w:rsidR="00812B3E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expand</w:t>
            </w:r>
            <w:r w:rsidR="005D1EB8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ing</w:t>
            </w:r>
            <w:r w:rsidR="00812B3E" w:rsidRPr="7CD1B2F7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 xml:space="preserve"> the sample size in China.</w:t>
            </w:r>
          </w:p>
          <w:p w14:paraId="17D9BFC4" w14:textId="634F6902" w:rsidR="00234369" w:rsidRPr="00294FDD" w:rsidRDefault="00621BFC" w:rsidP="000A79AF">
            <w:pPr>
              <w:pStyle w:val="ListParagraph"/>
              <w:numPr>
                <w:ilvl w:val="0"/>
                <w:numId w:val="39"/>
              </w:numP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H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i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ghlight the </w:t>
            </w:r>
            <w:r w:rsidR="0020658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DMC setup in the trial </w:t>
            </w:r>
            <w:r w:rsidR="00811AC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for</w:t>
            </w:r>
            <w:r w:rsidR="0020658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safety monitoring </w:t>
            </w:r>
            <w:r w:rsidR="0051770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in the reply to CDE to</w:t>
            </w:r>
            <w:r w:rsidR="0020658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address </w:t>
            </w:r>
            <w:r w:rsidR="00C81B6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their</w:t>
            </w:r>
            <w:r w:rsidR="00517709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concern</w:t>
            </w:r>
            <w:r w:rsidR="00C81B6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s.</w:t>
            </w:r>
          </w:p>
        </w:tc>
        <w:tc>
          <w:tcPr>
            <w:tcW w:w="575" w:type="pct"/>
            <w:vAlign w:val="center"/>
          </w:tcPr>
          <w:p w14:paraId="736ADF83" w14:textId="77777777" w:rsidR="00046A55" w:rsidRDefault="00046A55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32138D1E" w14:textId="77777777" w:rsidR="00046A55" w:rsidRDefault="00046A55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728F2428" w14:textId="77777777" w:rsidR="00046A55" w:rsidRDefault="00046A55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179E8FD5" w14:textId="786AF43C" w:rsidR="00234369" w:rsidRPr="000F5403" w:rsidRDefault="00643E71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proofErr w:type="spellStart"/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Metalyse</w:t>
            </w:r>
            <w:proofErr w:type="spellEnd"/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 xml:space="preserve"> Evidence team</w:t>
            </w:r>
          </w:p>
        </w:tc>
        <w:tc>
          <w:tcPr>
            <w:tcW w:w="429" w:type="pct"/>
            <w:vAlign w:val="center"/>
          </w:tcPr>
          <w:p w14:paraId="0F0EBAD0" w14:textId="77777777" w:rsidR="00571148" w:rsidRDefault="00571148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754ADAAE" w14:textId="77777777" w:rsidR="00571148" w:rsidRDefault="00571148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45BB068C" w14:textId="77777777" w:rsidR="00571148" w:rsidRDefault="00571148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4A96AE88" w14:textId="77777777" w:rsidR="00571148" w:rsidRDefault="00571148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  <w:p w14:paraId="390098C0" w14:textId="32F70C11" w:rsidR="00234369" w:rsidRPr="000F5403" w:rsidRDefault="00F9198A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June 2025</w:t>
            </w:r>
          </w:p>
        </w:tc>
      </w:tr>
      <w:tr w:rsidR="00EC71D7" w:rsidRPr="000F5403" w14:paraId="18F75B1F" w14:textId="77777777" w:rsidTr="7CD1B2F7">
        <w:trPr>
          <w:trHeight w:val="569"/>
        </w:trPr>
        <w:tc>
          <w:tcPr>
            <w:tcW w:w="155" w:type="pct"/>
            <w:vAlign w:val="center"/>
          </w:tcPr>
          <w:p w14:paraId="6271DEE9" w14:textId="77777777" w:rsidR="00EC71D7" w:rsidRPr="00EC71D7" w:rsidRDefault="00EC71D7" w:rsidP="00EC71D7">
            <w:pPr>
              <w:ind w:left="5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825" w:type="pct"/>
            <w:shd w:val="clear" w:color="auto" w:fill="auto"/>
            <w:vAlign w:val="center"/>
          </w:tcPr>
          <w:p w14:paraId="45816ED4" w14:textId="181517AE" w:rsidR="00EC71D7" w:rsidRPr="00234369" w:rsidRDefault="00EC71D7" w:rsidP="00EE343D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General</w:t>
            </w:r>
          </w:p>
        </w:tc>
        <w:tc>
          <w:tcPr>
            <w:tcW w:w="515" w:type="pct"/>
            <w:vAlign w:val="center"/>
          </w:tcPr>
          <w:p w14:paraId="1185A139" w14:textId="77777777" w:rsidR="00EC71D7" w:rsidRDefault="00EC71D7" w:rsidP="00EE343D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16" w:type="pct"/>
            <w:gridSpan w:val="2"/>
            <w:shd w:val="clear" w:color="auto" w:fill="auto"/>
            <w:vAlign w:val="center"/>
          </w:tcPr>
          <w:p w14:paraId="4E86B1E4" w14:textId="77777777" w:rsidR="00EC71D7" w:rsidRDefault="00EC71D7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437" w:type="pct"/>
            <w:gridSpan w:val="2"/>
            <w:shd w:val="clear" w:color="auto" w:fill="auto"/>
            <w:vAlign w:val="center"/>
          </w:tcPr>
          <w:p w14:paraId="20635BC9" w14:textId="77777777" w:rsidR="00EC71D7" w:rsidRDefault="00EC71D7" w:rsidP="00EE343D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548" w:type="pct"/>
            <w:vAlign w:val="center"/>
          </w:tcPr>
          <w:p w14:paraId="4D74D6FD" w14:textId="532F0215" w:rsidR="00EC71D7" w:rsidRPr="00020C08" w:rsidRDefault="007D27BF" w:rsidP="00EE343D">
            <w:pPr>
              <w:ind w:left="67"/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  <w:t>“</w:t>
            </w:r>
            <w:r w:rsidR="007D478F" w:rsidRPr="00020C08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China KEE</w:t>
            </w:r>
            <w:r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0"/>
                <w:lang w:eastAsia="zh-CN"/>
              </w:rPr>
              <w:t>”</w:t>
            </w:r>
            <w:r w:rsidR="007D478F" w:rsidRPr="00020C08"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>
              <w:rPr>
                <w:rFonts w:asciiTheme="minorHAnsi" w:hAnsiTheme="minorHAnsi" w:cstheme="minorHAnsi" w:hint="eastAsia"/>
                <w:b/>
                <w:snapToGrid w:val="0"/>
                <w:color w:val="000000" w:themeColor="text1"/>
                <w:sz w:val="20"/>
                <w:lang w:eastAsia="zh-CN"/>
              </w:rPr>
              <w:t>Project</w:t>
            </w:r>
          </w:p>
          <w:p w14:paraId="1EC4ED56" w14:textId="5F134492" w:rsidR="007D478F" w:rsidRPr="00D634C6" w:rsidRDefault="000C6A8B">
            <w:pPr>
              <w:pStyle w:val="ListParagraph"/>
              <w:numPr>
                <w:ilvl w:val="0"/>
                <w:numId w:val="47"/>
              </w:numPr>
              <w:rPr>
                <w:snapToGrid w:val="0"/>
                <w:lang w:eastAsia="zh-CN"/>
              </w:rPr>
              <w:pPrChange w:id="15" w:author="Li,Yuting (HP Medicine) BII-CN-S" w:date="2025-05-26T10:54:00Z" w16du:dateUtc="2025-05-26T02:54:00Z">
                <w:pPr>
                  <w:pStyle w:val="ListParagraph"/>
                  <w:framePr w:hSpace="180" w:wrap="around" w:vAnchor="text" w:hAnchor="margin" w:x="-271" w:y="76"/>
                  <w:numPr>
                    <w:numId w:val="39"/>
                  </w:numPr>
                  <w:ind w:left="507" w:hanging="440"/>
                </w:pPr>
              </w:pPrChange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Ident</w:t>
            </w:r>
            <w:r w:rsidR="00486C7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if</w:t>
            </w: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y the</w:t>
            </w:r>
            <w:r w:rsidR="00486C7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BC5F9D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potential </w:t>
            </w:r>
            <w:r w:rsidR="00486C7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opportunities </w:t>
            </w:r>
            <w:r w:rsidR="00645D7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of</w:t>
            </w:r>
            <w:r w:rsidR="00486C7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China KEE joining global steering committee</w:t>
            </w:r>
            <w:r w:rsidR="004B3EB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BC25CF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and prepare the candidate list</w:t>
            </w:r>
            <w:r w:rsidR="00382A6C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103C1A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with profiles for</w:t>
            </w:r>
            <w:r w:rsidR="00874E43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645D70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the </w:t>
            </w:r>
            <w:r w:rsidR="00874E43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 xml:space="preserve">following discussions. </w:t>
            </w:r>
          </w:p>
        </w:tc>
        <w:tc>
          <w:tcPr>
            <w:tcW w:w="575" w:type="pct"/>
            <w:vAlign w:val="center"/>
          </w:tcPr>
          <w:p w14:paraId="03D1C261" w14:textId="00DBE803" w:rsidR="00EC71D7" w:rsidRPr="000F5403" w:rsidRDefault="002F20FF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TAHs</w:t>
            </w:r>
          </w:p>
        </w:tc>
        <w:tc>
          <w:tcPr>
            <w:tcW w:w="429" w:type="pct"/>
            <w:vAlign w:val="center"/>
          </w:tcPr>
          <w:p w14:paraId="211AB751" w14:textId="569E0539" w:rsidR="00EC71D7" w:rsidRPr="000F5403" w:rsidRDefault="00EA31DF" w:rsidP="00EE343D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>Jun 13th</w:t>
            </w:r>
            <w:r w:rsidR="002F20FF">
              <w:rPr>
                <w:rFonts w:asciiTheme="minorHAnsi" w:hAnsiTheme="minorHAnsi" w:cstheme="minorHAnsi" w:hint="eastAsia"/>
                <w:bCs/>
                <w:snapToGrid w:val="0"/>
                <w:sz w:val="20"/>
                <w:lang w:eastAsia="zh-CN"/>
              </w:rPr>
              <w:t xml:space="preserve"> 2025</w:t>
            </w:r>
          </w:p>
        </w:tc>
      </w:tr>
      <w:tr w:rsidR="00EE343D" w:rsidRPr="00D97EE1" w14:paraId="73653414" w14:textId="77777777" w:rsidTr="7CD1B2F7">
        <w:trPr>
          <w:trHeight w:val="393"/>
        </w:trPr>
        <w:tc>
          <w:tcPr>
            <w:tcW w:w="155" w:type="pct"/>
            <w:shd w:val="clear" w:color="auto" w:fill="DDD9C3" w:themeFill="background2" w:themeFillShade="E6"/>
            <w:vAlign w:val="center"/>
          </w:tcPr>
          <w:p w14:paraId="120CC950" w14:textId="77777777" w:rsidR="00EE343D" w:rsidRPr="000F5403" w:rsidRDefault="00EE343D" w:rsidP="00EE343D">
            <w:pPr>
              <w:pStyle w:val="ListParagraph"/>
              <w:ind w:left="413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825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3060640A" w14:textId="77777777" w:rsidR="00EE343D" w:rsidRPr="000F5403" w:rsidRDefault="00EE343D" w:rsidP="00EE343D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Close</w:t>
            </w:r>
          </w:p>
        </w:tc>
        <w:tc>
          <w:tcPr>
            <w:tcW w:w="618" w:type="pct"/>
            <w:gridSpan w:val="2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7CEAA0F5" w14:textId="77777777" w:rsidR="00EE343D" w:rsidRPr="000F5403" w:rsidRDefault="00EE343D" w:rsidP="00EE343D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560" w:type="pct"/>
            <w:gridSpan w:val="2"/>
            <w:shd w:val="clear" w:color="auto" w:fill="DDD9C3" w:themeFill="background2" w:themeFillShade="E6"/>
            <w:vAlign w:val="center"/>
          </w:tcPr>
          <w:p w14:paraId="06810237" w14:textId="284C1B9D" w:rsidR="00EE343D" w:rsidRPr="000F5403" w:rsidRDefault="000B4B41" w:rsidP="00EE343D">
            <w:pPr>
              <w:jc w:val="center"/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11:</w:t>
            </w:r>
            <w:r w:rsidR="00240785"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35</w:t>
            </w:r>
          </w:p>
        </w:tc>
        <w:tc>
          <w:tcPr>
            <w:tcW w:w="290" w:type="pct"/>
            <w:shd w:val="clear" w:color="auto" w:fill="DDD9C3" w:themeFill="background2" w:themeFillShade="E6"/>
            <w:vAlign w:val="center"/>
          </w:tcPr>
          <w:p w14:paraId="1E3EB4F9" w14:textId="52B46332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548" w:type="pct"/>
            <w:shd w:val="clear" w:color="auto" w:fill="DDD9C3" w:themeFill="background2" w:themeFillShade="E6"/>
            <w:vAlign w:val="center"/>
          </w:tcPr>
          <w:p w14:paraId="66B188C0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575" w:type="pct"/>
            <w:shd w:val="clear" w:color="auto" w:fill="DDD9C3" w:themeFill="background2" w:themeFillShade="E6"/>
            <w:vAlign w:val="center"/>
          </w:tcPr>
          <w:p w14:paraId="43D814DA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429" w:type="pct"/>
            <w:shd w:val="clear" w:color="auto" w:fill="DDD9C3" w:themeFill="background2" w:themeFillShade="E6"/>
            <w:vAlign w:val="center"/>
          </w:tcPr>
          <w:p w14:paraId="53A4C6A3" w14:textId="77777777" w:rsidR="00EE343D" w:rsidRPr="000F5403" w:rsidRDefault="00EE343D" w:rsidP="00EE343D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</w:tr>
    </w:tbl>
    <w:p w14:paraId="087A1C7D" w14:textId="26B574C8" w:rsidR="00BD0FBF" w:rsidRDefault="00BD0FBF" w:rsidP="00BD0FBF">
      <w:pPr>
        <w:rPr>
          <w:rFonts w:asciiTheme="minorHAnsi" w:hAnsiTheme="minorHAnsi" w:cstheme="minorHAnsi"/>
          <w:bCs/>
          <w:sz w:val="22"/>
          <w:szCs w:val="26"/>
          <w:u w:val="single"/>
          <w:lang w:eastAsia="zh-CN"/>
        </w:rPr>
      </w:pPr>
    </w:p>
    <w:sectPr w:rsidR="00BD0FBF" w:rsidSect="002226C8">
      <w:headerReference w:type="even" r:id="rId11"/>
      <w:footerReference w:type="default" r:id="rId12"/>
      <w:footerReference w:type="first" r:id="rId13"/>
      <w:pgSz w:w="16840" w:h="11907" w:orient="landscape" w:code="9"/>
      <w:pgMar w:top="1247" w:right="680" w:bottom="127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86B23" w14:textId="77777777" w:rsidR="00A54A2E" w:rsidRDefault="00A54A2E">
      <w:r>
        <w:separator/>
      </w:r>
    </w:p>
  </w:endnote>
  <w:endnote w:type="continuationSeparator" w:id="0">
    <w:p w14:paraId="4D921264" w14:textId="77777777" w:rsidR="00A54A2E" w:rsidRDefault="00A54A2E">
      <w:r>
        <w:continuationSeparator/>
      </w:r>
    </w:p>
  </w:endnote>
  <w:endnote w:type="continuationNotice" w:id="1">
    <w:p w14:paraId="430AE200" w14:textId="77777777" w:rsidR="00A54A2E" w:rsidRDefault="00A54A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ISansCond">
    <w:panose1 w:val="02000006050000020004"/>
    <w:charset w:val="00"/>
    <w:family w:val="auto"/>
    <w:pitch w:val="variable"/>
    <w:sig w:usb0="8000002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ISans">
    <w:panose1 w:val="02000503040000020004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E74" w14:textId="77777777" w:rsidR="00AA00FF" w:rsidRDefault="00AA00FF" w:rsidP="00007ED3">
    <w:pPr>
      <w:pStyle w:val="Footer"/>
      <w:tabs>
        <w:tab w:val="clear" w:pos="9072"/>
        <w:tab w:val="right" w:pos="9923"/>
      </w:tabs>
      <w:ind w:right="-53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CCC7" w14:textId="0F4546CA" w:rsidR="00AA00FF" w:rsidRDefault="00AA00FF" w:rsidP="00CD71AD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71835">
      <w:rPr>
        <w:noProof/>
      </w:rPr>
      <w:t>1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 w:rsidR="00B7183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2B62B" w14:textId="77777777" w:rsidR="00A54A2E" w:rsidRDefault="00A54A2E">
      <w:r>
        <w:separator/>
      </w:r>
    </w:p>
  </w:footnote>
  <w:footnote w:type="continuationSeparator" w:id="0">
    <w:p w14:paraId="2D8091D4" w14:textId="77777777" w:rsidR="00A54A2E" w:rsidRDefault="00A54A2E">
      <w:r>
        <w:continuationSeparator/>
      </w:r>
    </w:p>
  </w:footnote>
  <w:footnote w:type="continuationNotice" w:id="1">
    <w:p w14:paraId="6932B7A4" w14:textId="77777777" w:rsidR="00A54A2E" w:rsidRDefault="00A54A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489D0" w14:textId="77777777" w:rsidR="00AA00FF" w:rsidRDefault="00AA00FF">
    <w:r>
      <w:rPr>
        <w:noProof/>
        <w:lang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DD5B6D" wp14:editId="42DD5B6E">
              <wp:simplePos x="0" y="0"/>
              <wp:positionH relativeFrom="column">
                <wp:posOffset>457200</wp:posOffset>
              </wp:positionH>
              <wp:positionV relativeFrom="paragraph">
                <wp:posOffset>914400</wp:posOffset>
              </wp:positionV>
              <wp:extent cx="6400800" cy="0"/>
              <wp:effectExtent l="9525" t="9525" r="9525" b="9525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4="http://schemas.microsoft.com/office/drawing/2010/main">
          <w:pict w14:anchorId="4883C777">
            <v:line id="Straight Connector 9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6pt,1in" to="540pt,1in" w14:anchorId="04011F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282"/>
    <w:multiLevelType w:val="hybridMultilevel"/>
    <w:tmpl w:val="692E9A4E"/>
    <w:lvl w:ilvl="0" w:tplc="E062CF90">
      <w:start w:val="1"/>
      <w:numFmt w:val="bullet"/>
      <w:lvlText w:val=""/>
      <w:lvlJc w:val="left"/>
      <w:pPr>
        <w:ind w:left="507" w:hanging="44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1" w15:restartNumberingAfterBreak="0">
    <w:nsid w:val="0A727B2A"/>
    <w:multiLevelType w:val="hybridMultilevel"/>
    <w:tmpl w:val="189A1AC4"/>
    <w:lvl w:ilvl="0" w:tplc="99F2725A">
      <w:start w:val="1"/>
      <w:numFmt w:val="bullet"/>
      <w:lvlText w:val="•"/>
      <w:lvlJc w:val="left"/>
      <w:pPr>
        <w:ind w:left="943" w:hanging="42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AAF04C9"/>
    <w:multiLevelType w:val="hybridMultilevel"/>
    <w:tmpl w:val="7C28A0A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4341EA"/>
    <w:multiLevelType w:val="hybridMultilevel"/>
    <w:tmpl w:val="048A68D2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3E4601"/>
    <w:multiLevelType w:val="hybridMultilevel"/>
    <w:tmpl w:val="17E4C3FE"/>
    <w:lvl w:ilvl="0" w:tplc="99F2725A">
      <w:start w:val="1"/>
      <w:numFmt w:val="bullet"/>
      <w:lvlText w:val="•"/>
      <w:lvlJc w:val="left"/>
      <w:pPr>
        <w:ind w:left="66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5" w15:restartNumberingAfterBreak="0">
    <w:nsid w:val="0F264E13"/>
    <w:multiLevelType w:val="hybridMultilevel"/>
    <w:tmpl w:val="A3E6597E"/>
    <w:lvl w:ilvl="0" w:tplc="A8D6C5FA">
      <w:start w:val="1"/>
      <w:numFmt w:val="bullet"/>
      <w:lvlText w:val=""/>
      <w:lvlJc w:val="left"/>
      <w:pPr>
        <w:ind w:left="507" w:hanging="44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6" w15:restartNumberingAfterBreak="0">
    <w:nsid w:val="17D86DDE"/>
    <w:multiLevelType w:val="hybridMultilevel"/>
    <w:tmpl w:val="805256D0"/>
    <w:lvl w:ilvl="0" w:tplc="CFE2BB0C">
      <w:start w:val="1"/>
      <w:numFmt w:val="bullet"/>
      <w:lvlText w:val=""/>
      <w:lvlJc w:val="left"/>
      <w:pPr>
        <w:ind w:left="4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)"/>
      <w:lvlJc w:val="left"/>
      <w:pPr>
        <w:ind w:left="947" w:hanging="440"/>
      </w:pPr>
    </w:lvl>
    <w:lvl w:ilvl="2" w:tplc="FFFFFFFF" w:tentative="1">
      <w:start w:val="1"/>
      <w:numFmt w:val="lowerRoman"/>
      <w:lvlText w:val="%3."/>
      <w:lvlJc w:val="right"/>
      <w:pPr>
        <w:ind w:left="1387" w:hanging="440"/>
      </w:pPr>
    </w:lvl>
    <w:lvl w:ilvl="3" w:tplc="FFFFFFFF" w:tentative="1">
      <w:start w:val="1"/>
      <w:numFmt w:val="decimal"/>
      <w:lvlText w:val="%4."/>
      <w:lvlJc w:val="left"/>
      <w:pPr>
        <w:ind w:left="1827" w:hanging="440"/>
      </w:pPr>
    </w:lvl>
    <w:lvl w:ilvl="4" w:tplc="FFFFFFFF" w:tentative="1">
      <w:start w:val="1"/>
      <w:numFmt w:val="lowerLetter"/>
      <w:lvlText w:val="%5)"/>
      <w:lvlJc w:val="left"/>
      <w:pPr>
        <w:ind w:left="2267" w:hanging="440"/>
      </w:pPr>
    </w:lvl>
    <w:lvl w:ilvl="5" w:tplc="FFFFFFFF" w:tentative="1">
      <w:start w:val="1"/>
      <w:numFmt w:val="lowerRoman"/>
      <w:lvlText w:val="%6."/>
      <w:lvlJc w:val="right"/>
      <w:pPr>
        <w:ind w:left="2707" w:hanging="440"/>
      </w:pPr>
    </w:lvl>
    <w:lvl w:ilvl="6" w:tplc="FFFFFFFF" w:tentative="1">
      <w:start w:val="1"/>
      <w:numFmt w:val="decimal"/>
      <w:lvlText w:val="%7."/>
      <w:lvlJc w:val="left"/>
      <w:pPr>
        <w:ind w:left="3147" w:hanging="440"/>
      </w:pPr>
    </w:lvl>
    <w:lvl w:ilvl="7" w:tplc="FFFFFFFF" w:tentative="1">
      <w:start w:val="1"/>
      <w:numFmt w:val="lowerLetter"/>
      <w:lvlText w:val="%8)"/>
      <w:lvlJc w:val="left"/>
      <w:pPr>
        <w:ind w:left="3587" w:hanging="440"/>
      </w:pPr>
    </w:lvl>
    <w:lvl w:ilvl="8" w:tplc="FFFFFFFF" w:tentative="1">
      <w:start w:val="1"/>
      <w:numFmt w:val="lowerRoman"/>
      <w:lvlText w:val="%9."/>
      <w:lvlJc w:val="right"/>
      <w:pPr>
        <w:ind w:left="4027" w:hanging="440"/>
      </w:pPr>
    </w:lvl>
  </w:abstractNum>
  <w:abstractNum w:abstractNumId="7" w15:restartNumberingAfterBreak="0">
    <w:nsid w:val="1F77402A"/>
    <w:multiLevelType w:val="hybridMultilevel"/>
    <w:tmpl w:val="78AA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55994"/>
    <w:multiLevelType w:val="hybridMultilevel"/>
    <w:tmpl w:val="98AED364"/>
    <w:lvl w:ilvl="0" w:tplc="EE908AB2">
      <w:start w:val="1"/>
      <w:numFmt w:val="bullet"/>
      <w:lvlText w:val="•"/>
      <w:lvlJc w:val="left"/>
      <w:pPr>
        <w:ind w:left="709" w:hanging="42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112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9" w:hanging="420"/>
      </w:pPr>
      <w:rPr>
        <w:rFonts w:ascii="Wingdings" w:hAnsi="Wingdings" w:hint="default"/>
      </w:rPr>
    </w:lvl>
  </w:abstractNum>
  <w:abstractNum w:abstractNumId="9" w15:restartNumberingAfterBreak="0">
    <w:nsid w:val="2B063C70"/>
    <w:multiLevelType w:val="hybridMultilevel"/>
    <w:tmpl w:val="99943D6C"/>
    <w:lvl w:ilvl="0" w:tplc="B246A6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594053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FE85B6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140629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FA01BF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28ECE0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1CA3FE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F16481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6D461C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32E80"/>
    <w:multiLevelType w:val="hybridMultilevel"/>
    <w:tmpl w:val="6366C7CA"/>
    <w:lvl w:ilvl="0" w:tplc="E1D2B542">
      <w:start w:val="4"/>
      <w:numFmt w:val="decimal"/>
      <w:lvlText w:val="%1.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0E15FC8"/>
    <w:multiLevelType w:val="hybridMultilevel"/>
    <w:tmpl w:val="407642E4"/>
    <w:lvl w:ilvl="0" w:tplc="E062CF90">
      <w:start w:val="1"/>
      <w:numFmt w:val="bullet"/>
      <w:lvlText w:val=""/>
      <w:lvlJc w:val="left"/>
      <w:pPr>
        <w:ind w:left="507" w:hanging="44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12" w15:restartNumberingAfterBreak="0">
    <w:nsid w:val="31C333A6"/>
    <w:multiLevelType w:val="hybridMultilevel"/>
    <w:tmpl w:val="0DC0BDFE"/>
    <w:lvl w:ilvl="0" w:tplc="EE908AB2">
      <w:start w:val="1"/>
      <w:numFmt w:val="bullet"/>
      <w:lvlText w:val="•"/>
      <w:lvlJc w:val="left"/>
      <w:pPr>
        <w:ind w:left="487" w:hanging="42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13" w15:restartNumberingAfterBreak="0">
    <w:nsid w:val="379E6903"/>
    <w:multiLevelType w:val="hybridMultilevel"/>
    <w:tmpl w:val="F1B8E06C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E586B25"/>
    <w:multiLevelType w:val="hybridMultilevel"/>
    <w:tmpl w:val="7384EFF2"/>
    <w:lvl w:ilvl="0" w:tplc="E062CF90">
      <w:start w:val="1"/>
      <w:numFmt w:val="bullet"/>
      <w:lvlText w:val=""/>
      <w:lvlJc w:val="left"/>
      <w:pPr>
        <w:ind w:left="507" w:hanging="44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15" w15:restartNumberingAfterBreak="0">
    <w:nsid w:val="409D0D85"/>
    <w:multiLevelType w:val="hybridMultilevel"/>
    <w:tmpl w:val="B6DC9A24"/>
    <w:lvl w:ilvl="0" w:tplc="CFE2B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324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4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BCC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A6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C8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30B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A2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A1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B0493A"/>
    <w:multiLevelType w:val="hybridMultilevel"/>
    <w:tmpl w:val="136E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AF2C39"/>
    <w:multiLevelType w:val="hybridMultilevel"/>
    <w:tmpl w:val="A392AAB6"/>
    <w:lvl w:ilvl="0" w:tplc="CFE2BB0C">
      <w:start w:val="1"/>
      <w:numFmt w:val="bullet"/>
      <w:lvlText w:val=""/>
      <w:lvlJc w:val="left"/>
      <w:pPr>
        <w:ind w:left="487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18" w15:restartNumberingAfterBreak="0">
    <w:nsid w:val="46C538D8"/>
    <w:multiLevelType w:val="hybridMultilevel"/>
    <w:tmpl w:val="E6722352"/>
    <w:lvl w:ilvl="0" w:tplc="37C01A2C">
      <w:start w:val="7"/>
      <w:numFmt w:val="decimal"/>
      <w:lvlText w:val="%1."/>
      <w:lvlJc w:val="left"/>
      <w:pPr>
        <w:ind w:left="136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9" w15:restartNumberingAfterBreak="0">
    <w:nsid w:val="48105293"/>
    <w:multiLevelType w:val="hybridMultilevel"/>
    <w:tmpl w:val="28A0FC9C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9894304"/>
    <w:multiLevelType w:val="hybridMultilevel"/>
    <w:tmpl w:val="46FEF9B8"/>
    <w:lvl w:ilvl="0" w:tplc="21701CCE"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9A16B89"/>
    <w:multiLevelType w:val="hybridMultilevel"/>
    <w:tmpl w:val="4642B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3171B6"/>
    <w:multiLevelType w:val="hybridMultilevel"/>
    <w:tmpl w:val="4A60C3C4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BDF5FA1"/>
    <w:multiLevelType w:val="hybridMultilevel"/>
    <w:tmpl w:val="9BF0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DD7B75"/>
    <w:multiLevelType w:val="hybridMultilevel"/>
    <w:tmpl w:val="11AC567A"/>
    <w:lvl w:ilvl="0" w:tplc="474A521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69276E6"/>
    <w:multiLevelType w:val="hybridMultilevel"/>
    <w:tmpl w:val="1CE27972"/>
    <w:lvl w:ilvl="0" w:tplc="05888726">
      <w:start w:val="35"/>
      <w:numFmt w:val="bullet"/>
      <w:lvlText w:val="-"/>
      <w:lvlJc w:val="left"/>
      <w:pPr>
        <w:ind w:left="1009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6" w15:restartNumberingAfterBreak="0">
    <w:nsid w:val="576E4F2A"/>
    <w:multiLevelType w:val="hybridMultilevel"/>
    <w:tmpl w:val="EC503BA4"/>
    <w:lvl w:ilvl="0" w:tplc="204EB7BA">
      <w:start w:val="1"/>
      <w:numFmt w:val="upp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AFB286F"/>
    <w:multiLevelType w:val="hybridMultilevel"/>
    <w:tmpl w:val="3482CCBC"/>
    <w:lvl w:ilvl="0" w:tplc="474A5210">
      <w:start w:val="1"/>
      <w:numFmt w:val="bullet"/>
      <w:lvlText w:val=""/>
      <w:lvlJc w:val="left"/>
      <w:pPr>
        <w:ind w:left="4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28" w15:restartNumberingAfterBreak="0">
    <w:nsid w:val="5C363B88"/>
    <w:multiLevelType w:val="hybridMultilevel"/>
    <w:tmpl w:val="369C9144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0CD6638"/>
    <w:multiLevelType w:val="hybridMultilevel"/>
    <w:tmpl w:val="85D604FA"/>
    <w:lvl w:ilvl="0" w:tplc="DFE6F5E2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7" w:hanging="440"/>
      </w:pPr>
    </w:lvl>
    <w:lvl w:ilvl="2" w:tplc="0409001B" w:tentative="1">
      <w:start w:val="1"/>
      <w:numFmt w:val="lowerRoman"/>
      <w:lvlText w:val="%3."/>
      <w:lvlJc w:val="right"/>
      <w:pPr>
        <w:ind w:left="1387" w:hanging="440"/>
      </w:pPr>
    </w:lvl>
    <w:lvl w:ilvl="3" w:tplc="0409000F" w:tentative="1">
      <w:start w:val="1"/>
      <w:numFmt w:val="decimal"/>
      <w:lvlText w:val="%4."/>
      <w:lvlJc w:val="left"/>
      <w:pPr>
        <w:ind w:left="1827" w:hanging="440"/>
      </w:pPr>
    </w:lvl>
    <w:lvl w:ilvl="4" w:tplc="04090019" w:tentative="1">
      <w:start w:val="1"/>
      <w:numFmt w:val="lowerLetter"/>
      <w:lvlText w:val="%5)"/>
      <w:lvlJc w:val="left"/>
      <w:pPr>
        <w:ind w:left="2267" w:hanging="440"/>
      </w:pPr>
    </w:lvl>
    <w:lvl w:ilvl="5" w:tplc="0409001B" w:tentative="1">
      <w:start w:val="1"/>
      <w:numFmt w:val="lowerRoman"/>
      <w:lvlText w:val="%6."/>
      <w:lvlJc w:val="right"/>
      <w:pPr>
        <w:ind w:left="2707" w:hanging="440"/>
      </w:pPr>
    </w:lvl>
    <w:lvl w:ilvl="6" w:tplc="0409000F" w:tentative="1">
      <w:start w:val="1"/>
      <w:numFmt w:val="decimal"/>
      <w:lvlText w:val="%7."/>
      <w:lvlJc w:val="left"/>
      <w:pPr>
        <w:ind w:left="3147" w:hanging="440"/>
      </w:pPr>
    </w:lvl>
    <w:lvl w:ilvl="7" w:tplc="04090019" w:tentative="1">
      <w:start w:val="1"/>
      <w:numFmt w:val="lowerLetter"/>
      <w:lvlText w:val="%8)"/>
      <w:lvlJc w:val="left"/>
      <w:pPr>
        <w:ind w:left="3587" w:hanging="440"/>
      </w:pPr>
    </w:lvl>
    <w:lvl w:ilvl="8" w:tplc="0409001B" w:tentative="1">
      <w:start w:val="1"/>
      <w:numFmt w:val="lowerRoman"/>
      <w:lvlText w:val="%9."/>
      <w:lvlJc w:val="right"/>
      <w:pPr>
        <w:ind w:left="4027" w:hanging="440"/>
      </w:pPr>
    </w:lvl>
  </w:abstractNum>
  <w:abstractNum w:abstractNumId="30" w15:restartNumberingAfterBreak="0">
    <w:nsid w:val="62F3480E"/>
    <w:multiLevelType w:val="hybridMultilevel"/>
    <w:tmpl w:val="E55EDCDA"/>
    <w:lvl w:ilvl="0" w:tplc="EE908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ISansCond" w:hAnsi="BISansCond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31" w15:restartNumberingAfterBreak="0">
    <w:nsid w:val="63E22056"/>
    <w:multiLevelType w:val="hybridMultilevel"/>
    <w:tmpl w:val="21E470EE"/>
    <w:lvl w:ilvl="0" w:tplc="E062CF90">
      <w:start w:val="1"/>
      <w:numFmt w:val="bullet"/>
      <w:lvlText w:val=""/>
      <w:lvlJc w:val="left"/>
      <w:pPr>
        <w:ind w:left="507" w:hanging="44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"/>
      <w:lvlJc w:val="left"/>
      <w:pPr>
        <w:ind w:left="94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8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2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6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0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4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8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27" w:hanging="440"/>
      </w:pPr>
      <w:rPr>
        <w:rFonts w:ascii="Wingdings" w:hAnsi="Wingdings" w:hint="default"/>
      </w:rPr>
    </w:lvl>
  </w:abstractNum>
  <w:abstractNum w:abstractNumId="32" w15:restartNumberingAfterBreak="0">
    <w:nsid w:val="64BA71B2"/>
    <w:multiLevelType w:val="hybridMultilevel"/>
    <w:tmpl w:val="3966708C"/>
    <w:lvl w:ilvl="0" w:tplc="232832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CEEF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463C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6450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721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43B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40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202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4892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8BC4049"/>
    <w:multiLevelType w:val="hybridMultilevel"/>
    <w:tmpl w:val="081C5DDE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8D572D8"/>
    <w:multiLevelType w:val="hybridMultilevel"/>
    <w:tmpl w:val="081A3D34"/>
    <w:lvl w:ilvl="0" w:tplc="0409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35" w15:restartNumberingAfterBreak="0">
    <w:nsid w:val="6B7660C9"/>
    <w:multiLevelType w:val="hybridMultilevel"/>
    <w:tmpl w:val="ACCEE46E"/>
    <w:lvl w:ilvl="0" w:tplc="04090003">
      <w:start w:val="1"/>
      <w:numFmt w:val="bullet"/>
      <w:lvlText w:val="o"/>
      <w:lvlJc w:val="left"/>
      <w:pPr>
        <w:ind w:left="1069" w:hanging="42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36" w15:restartNumberingAfterBreak="0">
    <w:nsid w:val="6BE5781B"/>
    <w:multiLevelType w:val="hybridMultilevel"/>
    <w:tmpl w:val="10B09606"/>
    <w:lvl w:ilvl="0" w:tplc="EE908AB2">
      <w:start w:val="1"/>
      <w:numFmt w:val="bullet"/>
      <w:lvlText w:val="•"/>
      <w:lvlJc w:val="left"/>
      <w:pPr>
        <w:ind w:left="787" w:hanging="36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7" w15:restartNumberingAfterBreak="0">
    <w:nsid w:val="71702FD5"/>
    <w:multiLevelType w:val="hybridMultilevel"/>
    <w:tmpl w:val="6C50DC04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71EA7C8F"/>
    <w:multiLevelType w:val="hybridMultilevel"/>
    <w:tmpl w:val="24F071E8"/>
    <w:lvl w:ilvl="0" w:tplc="05888726">
      <w:start w:val="35"/>
      <w:numFmt w:val="bullet"/>
      <w:lvlText w:val="-"/>
      <w:lvlJc w:val="left"/>
      <w:pPr>
        <w:ind w:left="649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39" w15:restartNumberingAfterBreak="0">
    <w:nsid w:val="725A3E24"/>
    <w:multiLevelType w:val="hybridMultilevel"/>
    <w:tmpl w:val="7D2E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5630BC"/>
    <w:multiLevelType w:val="hybridMultilevel"/>
    <w:tmpl w:val="1CE84880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6A85EBC"/>
    <w:multiLevelType w:val="hybridMultilevel"/>
    <w:tmpl w:val="10889502"/>
    <w:lvl w:ilvl="0" w:tplc="E062CF90">
      <w:start w:val="1"/>
      <w:numFmt w:val="bullet"/>
      <w:lvlText w:val=""/>
      <w:lvlJc w:val="left"/>
      <w:pPr>
        <w:ind w:left="427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947" w:hanging="440"/>
      </w:pPr>
    </w:lvl>
    <w:lvl w:ilvl="2" w:tplc="FFFFFFFF" w:tentative="1">
      <w:start w:val="1"/>
      <w:numFmt w:val="lowerRoman"/>
      <w:lvlText w:val="%3."/>
      <w:lvlJc w:val="right"/>
      <w:pPr>
        <w:ind w:left="1387" w:hanging="440"/>
      </w:pPr>
    </w:lvl>
    <w:lvl w:ilvl="3" w:tplc="FFFFFFFF" w:tentative="1">
      <w:start w:val="1"/>
      <w:numFmt w:val="decimal"/>
      <w:lvlText w:val="%4."/>
      <w:lvlJc w:val="left"/>
      <w:pPr>
        <w:ind w:left="1827" w:hanging="440"/>
      </w:pPr>
    </w:lvl>
    <w:lvl w:ilvl="4" w:tplc="FFFFFFFF" w:tentative="1">
      <w:start w:val="1"/>
      <w:numFmt w:val="lowerLetter"/>
      <w:lvlText w:val="%5)"/>
      <w:lvlJc w:val="left"/>
      <w:pPr>
        <w:ind w:left="2267" w:hanging="440"/>
      </w:pPr>
    </w:lvl>
    <w:lvl w:ilvl="5" w:tplc="FFFFFFFF" w:tentative="1">
      <w:start w:val="1"/>
      <w:numFmt w:val="lowerRoman"/>
      <w:lvlText w:val="%6."/>
      <w:lvlJc w:val="right"/>
      <w:pPr>
        <w:ind w:left="2707" w:hanging="440"/>
      </w:pPr>
    </w:lvl>
    <w:lvl w:ilvl="6" w:tplc="FFFFFFFF" w:tentative="1">
      <w:start w:val="1"/>
      <w:numFmt w:val="decimal"/>
      <w:lvlText w:val="%7."/>
      <w:lvlJc w:val="left"/>
      <w:pPr>
        <w:ind w:left="3147" w:hanging="440"/>
      </w:pPr>
    </w:lvl>
    <w:lvl w:ilvl="7" w:tplc="FFFFFFFF" w:tentative="1">
      <w:start w:val="1"/>
      <w:numFmt w:val="lowerLetter"/>
      <w:lvlText w:val="%8)"/>
      <w:lvlJc w:val="left"/>
      <w:pPr>
        <w:ind w:left="3587" w:hanging="440"/>
      </w:pPr>
    </w:lvl>
    <w:lvl w:ilvl="8" w:tplc="FFFFFFFF" w:tentative="1">
      <w:start w:val="1"/>
      <w:numFmt w:val="lowerRoman"/>
      <w:lvlText w:val="%9."/>
      <w:lvlJc w:val="right"/>
      <w:pPr>
        <w:ind w:left="4027" w:hanging="440"/>
      </w:pPr>
    </w:lvl>
  </w:abstractNum>
  <w:abstractNum w:abstractNumId="42" w15:restartNumberingAfterBreak="0">
    <w:nsid w:val="77181E18"/>
    <w:multiLevelType w:val="hybridMultilevel"/>
    <w:tmpl w:val="38F8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60624"/>
    <w:multiLevelType w:val="hybridMultilevel"/>
    <w:tmpl w:val="19042EA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4" w15:restartNumberingAfterBreak="0">
    <w:nsid w:val="7C1D39D4"/>
    <w:multiLevelType w:val="hybridMultilevel"/>
    <w:tmpl w:val="A866C5F4"/>
    <w:lvl w:ilvl="0" w:tplc="CFE2BB0C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5" w15:restartNumberingAfterBreak="0">
    <w:nsid w:val="7D83538B"/>
    <w:multiLevelType w:val="hybridMultilevel"/>
    <w:tmpl w:val="A32A07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46" w15:restartNumberingAfterBreak="0">
    <w:nsid w:val="7F885B39"/>
    <w:multiLevelType w:val="hybridMultilevel"/>
    <w:tmpl w:val="096A7B7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num w:numId="1" w16cid:durableId="896235174">
    <w:abstractNumId w:val="15"/>
  </w:num>
  <w:num w:numId="2" w16cid:durableId="2132437599">
    <w:abstractNumId w:val="46"/>
  </w:num>
  <w:num w:numId="3" w16cid:durableId="163983811">
    <w:abstractNumId w:val="22"/>
  </w:num>
  <w:num w:numId="4" w16cid:durableId="1310400126">
    <w:abstractNumId w:val="42"/>
  </w:num>
  <w:num w:numId="5" w16cid:durableId="124324199">
    <w:abstractNumId w:val="37"/>
  </w:num>
  <w:num w:numId="6" w16cid:durableId="1446999248">
    <w:abstractNumId w:val="7"/>
  </w:num>
  <w:num w:numId="7" w16cid:durableId="820081849">
    <w:abstractNumId w:val="30"/>
  </w:num>
  <w:num w:numId="8" w16cid:durableId="940146667">
    <w:abstractNumId w:val="39"/>
  </w:num>
  <w:num w:numId="9" w16cid:durableId="846673129">
    <w:abstractNumId w:val="23"/>
  </w:num>
  <w:num w:numId="10" w16cid:durableId="534124727">
    <w:abstractNumId w:val="45"/>
  </w:num>
  <w:num w:numId="11" w16cid:durableId="1774781166">
    <w:abstractNumId w:val="34"/>
  </w:num>
  <w:num w:numId="12" w16cid:durableId="174006126">
    <w:abstractNumId w:val="38"/>
  </w:num>
  <w:num w:numId="13" w16cid:durableId="2003779220">
    <w:abstractNumId w:val="25"/>
  </w:num>
  <w:num w:numId="14" w16cid:durableId="74671287">
    <w:abstractNumId w:val="4"/>
  </w:num>
  <w:num w:numId="15" w16cid:durableId="213469034">
    <w:abstractNumId w:val="8"/>
  </w:num>
  <w:num w:numId="16" w16cid:durableId="1611158427">
    <w:abstractNumId w:val="1"/>
  </w:num>
  <w:num w:numId="17" w16cid:durableId="365712857">
    <w:abstractNumId w:val="35"/>
  </w:num>
  <w:num w:numId="18" w16cid:durableId="1035078967">
    <w:abstractNumId w:val="21"/>
  </w:num>
  <w:num w:numId="19" w16cid:durableId="808013183">
    <w:abstractNumId w:val="16"/>
  </w:num>
  <w:num w:numId="20" w16cid:durableId="1233127884">
    <w:abstractNumId w:val="27"/>
  </w:num>
  <w:num w:numId="21" w16cid:durableId="187178997">
    <w:abstractNumId w:val="17"/>
  </w:num>
  <w:num w:numId="22" w16cid:durableId="763183380">
    <w:abstractNumId w:val="36"/>
  </w:num>
  <w:num w:numId="23" w16cid:durableId="1873686475">
    <w:abstractNumId w:val="24"/>
  </w:num>
  <w:num w:numId="24" w16cid:durableId="840119445">
    <w:abstractNumId w:val="43"/>
  </w:num>
  <w:num w:numId="25" w16cid:durableId="1739016981">
    <w:abstractNumId w:val="20"/>
  </w:num>
  <w:num w:numId="26" w16cid:durableId="390808328">
    <w:abstractNumId w:val="19"/>
  </w:num>
  <w:num w:numId="27" w16cid:durableId="1111168800">
    <w:abstractNumId w:val="2"/>
  </w:num>
  <w:num w:numId="28" w16cid:durableId="1317759425">
    <w:abstractNumId w:val="10"/>
  </w:num>
  <w:num w:numId="29" w16cid:durableId="1741752825">
    <w:abstractNumId w:val="13"/>
  </w:num>
  <w:num w:numId="30" w16cid:durableId="1096292012">
    <w:abstractNumId w:val="3"/>
  </w:num>
  <w:num w:numId="31" w16cid:durableId="82188693">
    <w:abstractNumId w:val="33"/>
  </w:num>
  <w:num w:numId="32" w16cid:durableId="626013123">
    <w:abstractNumId w:val="18"/>
  </w:num>
  <w:num w:numId="33" w16cid:durableId="2040814276">
    <w:abstractNumId w:val="28"/>
  </w:num>
  <w:num w:numId="34" w16cid:durableId="1287543386">
    <w:abstractNumId w:val="40"/>
  </w:num>
  <w:num w:numId="35" w16cid:durableId="1950042977">
    <w:abstractNumId w:val="9"/>
  </w:num>
  <w:num w:numId="36" w16cid:durableId="1700088981">
    <w:abstractNumId w:val="12"/>
  </w:num>
  <w:num w:numId="37" w16cid:durableId="1045369312">
    <w:abstractNumId w:val="26"/>
  </w:num>
  <w:num w:numId="38" w16cid:durableId="611594949">
    <w:abstractNumId w:val="29"/>
  </w:num>
  <w:num w:numId="39" w16cid:durableId="546920473">
    <w:abstractNumId w:val="0"/>
  </w:num>
  <w:num w:numId="40" w16cid:durableId="1636108764">
    <w:abstractNumId w:val="32"/>
  </w:num>
  <w:num w:numId="41" w16cid:durableId="934944332">
    <w:abstractNumId w:val="44"/>
  </w:num>
  <w:num w:numId="42" w16cid:durableId="815609857">
    <w:abstractNumId w:val="6"/>
  </w:num>
  <w:num w:numId="43" w16cid:durableId="298657390">
    <w:abstractNumId w:val="41"/>
  </w:num>
  <w:num w:numId="44" w16cid:durableId="1183013524">
    <w:abstractNumId w:val="11"/>
  </w:num>
  <w:num w:numId="45" w16cid:durableId="1020086593">
    <w:abstractNumId w:val="31"/>
  </w:num>
  <w:num w:numId="46" w16cid:durableId="1790975202">
    <w:abstractNumId w:val="5"/>
  </w:num>
  <w:num w:numId="47" w16cid:durableId="799415579">
    <w:abstractNumId w:val="14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,Yuting (HP Medicine) BII-CN-S">
    <w15:presenceInfo w15:providerId="AD" w15:userId="S::yuting.li@boehringer-ingelheim.com::ce8fbb54-122c-426d-b8da-fdcc5e1b50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activeWritingStyle w:appName="MSWord" w:lang="pt-PT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F0"/>
    <w:rsid w:val="0000012D"/>
    <w:rsid w:val="0000022A"/>
    <w:rsid w:val="0000081B"/>
    <w:rsid w:val="00001840"/>
    <w:rsid w:val="00001B93"/>
    <w:rsid w:val="00001DBB"/>
    <w:rsid w:val="0000360D"/>
    <w:rsid w:val="00003C63"/>
    <w:rsid w:val="00004971"/>
    <w:rsid w:val="00004B11"/>
    <w:rsid w:val="00004BBB"/>
    <w:rsid w:val="00004E4F"/>
    <w:rsid w:val="00004E56"/>
    <w:rsid w:val="00005EC4"/>
    <w:rsid w:val="0000672E"/>
    <w:rsid w:val="00006C28"/>
    <w:rsid w:val="00006D74"/>
    <w:rsid w:val="00006E27"/>
    <w:rsid w:val="000071EB"/>
    <w:rsid w:val="000075AD"/>
    <w:rsid w:val="000075C6"/>
    <w:rsid w:val="00007BA9"/>
    <w:rsid w:val="00007D7D"/>
    <w:rsid w:val="00007ED3"/>
    <w:rsid w:val="0001035A"/>
    <w:rsid w:val="0001064D"/>
    <w:rsid w:val="00010D57"/>
    <w:rsid w:val="0001107F"/>
    <w:rsid w:val="000115B0"/>
    <w:rsid w:val="00011F03"/>
    <w:rsid w:val="00012461"/>
    <w:rsid w:val="0001252E"/>
    <w:rsid w:val="000125D7"/>
    <w:rsid w:val="00012698"/>
    <w:rsid w:val="00012832"/>
    <w:rsid w:val="00013292"/>
    <w:rsid w:val="00013AD6"/>
    <w:rsid w:val="00013BB1"/>
    <w:rsid w:val="00014211"/>
    <w:rsid w:val="0001465A"/>
    <w:rsid w:val="00014D4D"/>
    <w:rsid w:val="00014DB8"/>
    <w:rsid w:val="00014E9B"/>
    <w:rsid w:val="00014FE1"/>
    <w:rsid w:val="000152B4"/>
    <w:rsid w:val="00015597"/>
    <w:rsid w:val="00015739"/>
    <w:rsid w:val="00015AF6"/>
    <w:rsid w:val="00015E02"/>
    <w:rsid w:val="0001662C"/>
    <w:rsid w:val="000166E7"/>
    <w:rsid w:val="00016723"/>
    <w:rsid w:val="0001684A"/>
    <w:rsid w:val="00016BDD"/>
    <w:rsid w:val="0001720D"/>
    <w:rsid w:val="0001782D"/>
    <w:rsid w:val="0002006A"/>
    <w:rsid w:val="000203A8"/>
    <w:rsid w:val="00020565"/>
    <w:rsid w:val="000207B0"/>
    <w:rsid w:val="00020A34"/>
    <w:rsid w:val="00020C08"/>
    <w:rsid w:val="000211AE"/>
    <w:rsid w:val="000212EB"/>
    <w:rsid w:val="0002137D"/>
    <w:rsid w:val="00021C73"/>
    <w:rsid w:val="000226A8"/>
    <w:rsid w:val="00022F2C"/>
    <w:rsid w:val="0002350E"/>
    <w:rsid w:val="00023A7E"/>
    <w:rsid w:val="00023B9B"/>
    <w:rsid w:val="00023BB4"/>
    <w:rsid w:val="00025977"/>
    <w:rsid w:val="00025C39"/>
    <w:rsid w:val="000269E8"/>
    <w:rsid w:val="00026D58"/>
    <w:rsid w:val="00026F61"/>
    <w:rsid w:val="00027137"/>
    <w:rsid w:val="00030482"/>
    <w:rsid w:val="00030559"/>
    <w:rsid w:val="00030774"/>
    <w:rsid w:val="000308FB"/>
    <w:rsid w:val="00030F8A"/>
    <w:rsid w:val="000310A3"/>
    <w:rsid w:val="00031160"/>
    <w:rsid w:val="00031266"/>
    <w:rsid w:val="000313EE"/>
    <w:rsid w:val="000317DE"/>
    <w:rsid w:val="00031CE4"/>
    <w:rsid w:val="00031E2E"/>
    <w:rsid w:val="0003268B"/>
    <w:rsid w:val="000326CA"/>
    <w:rsid w:val="00032850"/>
    <w:rsid w:val="00032CEC"/>
    <w:rsid w:val="00032EC2"/>
    <w:rsid w:val="0003325A"/>
    <w:rsid w:val="000335DA"/>
    <w:rsid w:val="000338A3"/>
    <w:rsid w:val="00034A0A"/>
    <w:rsid w:val="00034EBD"/>
    <w:rsid w:val="00034FC1"/>
    <w:rsid w:val="00035232"/>
    <w:rsid w:val="00035A2F"/>
    <w:rsid w:val="00035BF7"/>
    <w:rsid w:val="00035E88"/>
    <w:rsid w:val="00035ED8"/>
    <w:rsid w:val="000379DF"/>
    <w:rsid w:val="00037AAE"/>
    <w:rsid w:val="00040505"/>
    <w:rsid w:val="00040513"/>
    <w:rsid w:val="00040830"/>
    <w:rsid w:val="00040AB9"/>
    <w:rsid w:val="000414CA"/>
    <w:rsid w:val="0004167A"/>
    <w:rsid w:val="00041811"/>
    <w:rsid w:val="00041A60"/>
    <w:rsid w:val="00042901"/>
    <w:rsid w:val="00042E2B"/>
    <w:rsid w:val="00042E4B"/>
    <w:rsid w:val="0004353C"/>
    <w:rsid w:val="0004382B"/>
    <w:rsid w:val="00043E9F"/>
    <w:rsid w:val="000440C6"/>
    <w:rsid w:val="00044339"/>
    <w:rsid w:val="00044639"/>
    <w:rsid w:val="00046012"/>
    <w:rsid w:val="000463A0"/>
    <w:rsid w:val="00046947"/>
    <w:rsid w:val="00046A55"/>
    <w:rsid w:val="00046AAC"/>
    <w:rsid w:val="00046BAF"/>
    <w:rsid w:val="00047110"/>
    <w:rsid w:val="00050C03"/>
    <w:rsid w:val="00050FF8"/>
    <w:rsid w:val="000519A9"/>
    <w:rsid w:val="00051A38"/>
    <w:rsid w:val="00052744"/>
    <w:rsid w:val="00052CDB"/>
    <w:rsid w:val="00052F5A"/>
    <w:rsid w:val="00053034"/>
    <w:rsid w:val="0005327E"/>
    <w:rsid w:val="00054451"/>
    <w:rsid w:val="000547DB"/>
    <w:rsid w:val="0005494C"/>
    <w:rsid w:val="00054AE5"/>
    <w:rsid w:val="00054D1B"/>
    <w:rsid w:val="00054F52"/>
    <w:rsid w:val="00054FE2"/>
    <w:rsid w:val="000553B7"/>
    <w:rsid w:val="000554E1"/>
    <w:rsid w:val="00055AB9"/>
    <w:rsid w:val="00055C46"/>
    <w:rsid w:val="00055EE6"/>
    <w:rsid w:val="00056278"/>
    <w:rsid w:val="000563FD"/>
    <w:rsid w:val="0005662A"/>
    <w:rsid w:val="0005670C"/>
    <w:rsid w:val="0005694B"/>
    <w:rsid w:val="00056F14"/>
    <w:rsid w:val="0005762B"/>
    <w:rsid w:val="00057661"/>
    <w:rsid w:val="00057DB0"/>
    <w:rsid w:val="00057EDB"/>
    <w:rsid w:val="000604AA"/>
    <w:rsid w:val="00060E69"/>
    <w:rsid w:val="00060EF4"/>
    <w:rsid w:val="0006104B"/>
    <w:rsid w:val="00061B13"/>
    <w:rsid w:val="00062230"/>
    <w:rsid w:val="00062579"/>
    <w:rsid w:val="00063838"/>
    <w:rsid w:val="00063965"/>
    <w:rsid w:val="00063A34"/>
    <w:rsid w:val="00063E0C"/>
    <w:rsid w:val="000641C5"/>
    <w:rsid w:val="00064788"/>
    <w:rsid w:val="000648E7"/>
    <w:rsid w:val="00064D37"/>
    <w:rsid w:val="000653F2"/>
    <w:rsid w:val="00065E23"/>
    <w:rsid w:val="00065FDA"/>
    <w:rsid w:val="00066488"/>
    <w:rsid w:val="00066B13"/>
    <w:rsid w:val="00067065"/>
    <w:rsid w:val="00067304"/>
    <w:rsid w:val="000702FB"/>
    <w:rsid w:val="000703D4"/>
    <w:rsid w:val="00071DED"/>
    <w:rsid w:val="00071F91"/>
    <w:rsid w:val="00072128"/>
    <w:rsid w:val="000727B2"/>
    <w:rsid w:val="000727FC"/>
    <w:rsid w:val="00072859"/>
    <w:rsid w:val="00072879"/>
    <w:rsid w:val="000728B8"/>
    <w:rsid w:val="00072944"/>
    <w:rsid w:val="00072CB9"/>
    <w:rsid w:val="00072D74"/>
    <w:rsid w:val="00073352"/>
    <w:rsid w:val="00073507"/>
    <w:rsid w:val="0007418C"/>
    <w:rsid w:val="00074BB2"/>
    <w:rsid w:val="00074E4D"/>
    <w:rsid w:val="00074F0B"/>
    <w:rsid w:val="00075134"/>
    <w:rsid w:val="000753A0"/>
    <w:rsid w:val="000757CB"/>
    <w:rsid w:val="00075A4C"/>
    <w:rsid w:val="000764D9"/>
    <w:rsid w:val="000769D3"/>
    <w:rsid w:val="00077625"/>
    <w:rsid w:val="000777D1"/>
    <w:rsid w:val="00080187"/>
    <w:rsid w:val="00080234"/>
    <w:rsid w:val="00080601"/>
    <w:rsid w:val="00080BD5"/>
    <w:rsid w:val="00080D48"/>
    <w:rsid w:val="00080F1C"/>
    <w:rsid w:val="00080F87"/>
    <w:rsid w:val="00081144"/>
    <w:rsid w:val="0008125A"/>
    <w:rsid w:val="0008134B"/>
    <w:rsid w:val="00081A36"/>
    <w:rsid w:val="000824FF"/>
    <w:rsid w:val="00082509"/>
    <w:rsid w:val="0008284C"/>
    <w:rsid w:val="00082DF6"/>
    <w:rsid w:val="000831F0"/>
    <w:rsid w:val="00083519"/>
    <w:rsid w:val="000839EA"/>
    <w:rsid w:val="00083A6B"/>
    <w:rsid w:val="00083DFD"/>
    <w:rsid w:val="00084967"/>
    <w:rsid w:val="00084B23"/>
    <w:rsid w:val="000852D8"/>
    <w:rsid w:val="000861B0"/>
    <w:rsid w:val="0008641C"/>
    <w:rsid w:val="00086460"/>
    <w:rsid w:val="00087441"/>
    <w:rsid w:val="00087B24"/>
    <w:rsid w:val="00090063"/>
    <w:rsid w:val="000908DE"/>
    <w:rsid w:val="00090A10"/>
    <w:rsid w:val="00090DB2"/>
    <w:rsid w:val="000911F7"/>
    <w:rsid w:val="000921D7"/>
    <w:rsid w:val="000923C0"/>
    <w:rsid w:val="000925F3"/>
    <w:rsid w:val="0009282D"/>
    <w:rsid w:val="00092A85"/>
    <w:rsid w:val="0009385C"/>
    <w:rsid w:val="000939F2"/>
    <w:rsid w:val="00093C3F"/>
    <w:rsid w:val="00094E38"/>
    <w:rsid w:val="00095148"/>
    <w:rsid w:val="000953DB"/>
    <w:rsid w:val="000957B6"/>
    <w:rsid w:val="000959AE"/>
    <w:rsid w:val="00095A89"/>
    <w:rsid w:val="00096183"/>
    <w:rsid w:val="00096540"/>
    <w:rsid w:val="000966E8"/>
    <w:rsid w:val="000969C4"/>
    <w:rsid w:val="00096C6B"/>
    <w:rsid w:val="00097929"/>
    <w:rsid w:val="0009794A"/>
    <w:rsid w:val="00097E13"/>
    <w:rsid w:val="00097FAE"/>
    <w:rsid w:val="000A0764"/>
    <w:rsid w:val="000A0CC9"/>
    <w:rsid w:val="000A0E3E"/>
    <w:rsid w:val="000A1C9F"/>
    <w:rsid w:val="000A218D"/>
    <w:rsid w:val="000A235F"/>
    <w:rsid w:val="000A2A6A"/>
    <w:rsid w:val="000A2B06"/>
    <w:rsid w:val="000A2B2F"/>
    <w:rsid w:val="000A2E6D"/>
    <w:rsid w:val="000A2EE1"/>
    <w:rsid w:val="000A334D"/>
    <w:rsid w:val="000A3A29"/>
    <w:rsid w:val="000A3AB8"/>
    <w:rsid w:val="000A3CDF"/>
    <w:rsid w:val="000A3F0E"/>
    <w:rsid w:val="000A4401"/>
    <w:rsid w:val="000A47B8"/>
    <w:rsid w:val="000A4800"/>
    <w:rsid w:val="000A48B8"/>
    <w:rsid w:val="000A4F8A"/>
    <w:rsid w:val="000A5878"/>
    <w:rsid w:val="000A58E5"/>
    <w:rsid w:val="000A5DA8"/>
    <w:rsid w:val="000A5E32"/>
    <w:rsid w:val="000A6817"/>
    <w:rsid w:val="000A6D26"/>
    <w:rsid w:val="000A79AF"/>
    <w:rsid w:val="000A7CAA"/>
    <w:rsid w:val="000B05D4"/>
    <w:rsid w:val="000B0787"/>
    <w:rsid w:val="000B0868"/>
    <w:rsid w:val="000B0A9A"/>
    <w:rsid w:val="000B0C23"/>
    <w:rsid w:val="000B0CEB"/>
    <w:rsid w:val="000B0D12"/>
    <w:rsid w:val="000B0EE7"/>
    <w:rsid w:val="000B1376"/>
    <w:rsid w:val="000B138E"/>
    <w:rsid w:val="000B1EAE"/>
    <w:rsid w:val="000B20AA"/>
    <w:rsid w:val="000B2100"/>
    <w:rsid w:val="000B2345"/>
    <w:rsid w:val="000B23AC"/>
    <w:rsid w:val="000B2853"/>
    <w:rsid w:val="000B2E5C"/>
    <w:rsid w:val="000B2E95"/>
    <w:rsid w:val="000B3A66"/>
    <w:rsid w:val="000B3F25"/>
    <w:rsid w:val="000B3F91"/>
    <w:rsid w:val="000B4053"/>
    <w:rsid w:val="000B4B41"/>
    <w:rsid w:val="000B4E3B"/>
    <w:rsid w:val="000B4EF2"/>
    <w:rsid w:val="000B5949"/>
    <w:rsid w:val="000B5F88"/>
    <w:rsid w:val="000B66BF"/>
    <w:rsid w:val="000B6A37"/>
    <w:rsid w:val="000C0149"/>
    <w:rsid w:val="000C02AE"/>
    <w:rsid w:val="000C0516"/>
    <w:rsid w:val="000C08BC"/>
    <w:rsid w:val="000C1892"/>
    <w:rsid w:val="000C1EE2"/>
    <w:rsid w:val="000C261D"/>
    <w:rsid w:val="000C311D"/>
    <w:rsid w:val="000C346F"/>
    <w:rsid w:val="000C34EC"/>
    <w:rsid w:val="000C39F6"/>
    <w:rsid w:val="000C3A82"/>
    <w:rsid w:val="000C3FF3"/>
    <w:rsid w:val="000C4036"/>
    <w:rsid w:val="000C4356"/>
    <w:rsid w:val="000C4A01"/>
    <w:rsid w:val="000C4B07"/>
    <w:rsid w:val="000C4C59"/>
    <w:rsid w:val="000C4EDB"/>
    <w:rsid w:val="000C50DD"/>
    <w:rsid w:val="000C54B3"/>
    <w:rsid w:val="000C5704"/>
    <w:rsid w:val="000C5AB1"/>
    <w:rsid w:val="000C5F46"/>
    <w:rsid w:val="000C66C6"/>
    <w:rsid w:val="000C68D9"/>
    <w:rsid w:val="000C6A6E"/>
    <w:rsid w:val="000C6A8B"/>
    <w:rsid w:val="000C6B72"/>
    <w:rsid w:val="000C7C65"/>
    <w:rsid w:val="000D0D24"/>
    <w:rsid w:val="000D145C"/>
    <w:rsid w:val="000D156A"/>
    <w:rsid w:val="000D272C"/>
    <w:rsid w:val="000D2859"/>
    <w:rsid w:val="000D33A0"/>
    <w:rsid w:val="000D3491"/>
    <w:rsid w:val="000D34F8"/>
    <w:rsid w:val="000D3534"/>
    <w:rsid w:val="000D3AAE"/>
    <w:rsid w:val="000D3BDA"/>
    <w:rsid w:val="000D3EBE"/>
    <w:rsid w:val="000D48A4"/>
    <w:rsid w:val="000D4A90"/>
    <w:rsid w:val="000D4A9B"/>
    <w:rsid w:val="000D4C5C"/>
    <w:rsid w:val="000D53C6"/>
    <w:rsid w:val="000D5618"/>
    <w:rsid w:val="000D58CD"/>
    <w:rsid w:val="000D619B"/>
    <w:rsid w:val="000D6303"/>
    <w:rsid w:val="000D689E"/>
    <w:rsid w:val="000D6955"/>
    <w:rsid w:val="000D6A80"/>
    <w:rsid w:val="000D724A"/>
    <w:rsid w:val="000D7DBE"/>
    <w:rsid w:val="000D7F6F"/>
    <w:rsid w:val="000D7FC3"/>
    <w:rsid w:val="000E0032"/>
    <w:rsid w:val="000E13D4"/>
    <w:rsid w:val="000E170D"/>
    <w:rsid w:val="000E19F7"/>
    <w:rsid w:val="000E1AC6"/>
    <w:rsid w:val="000E1E48"/>
    <w:rsid w:val="000E23AD"/>
    <w:rsid w:val="000E2CE6"/>
    <w:rsid w:val="000E2FE3"/>
    <w:rsid w:val="000E369E"/>
    <w:rsid w:val="000E38D6"/>
    <w:rsid w:val="000E3D4F"/>
    <w:rsid w:val="000E431D"/>
    <w:rsid w:val="000E46B4"/>
    <w:rsid w:val="000E48E2"/>
    <w:rsid w:val="000E4CC0"/>
    <w:rsid w:val="000E5040"/>
    <w:rsid w:val="000E53DA"/>
    <w:rsid w:val="000E5593"/>
    <w:rsid w:val="000E5C6C"/>
    <w:rsid w:val="000E6142"/>
    <w:rsid w:val="000E6426"/>
    <w:rsid w:val="000E69BA"/>
    <w:rsid w:val="000E7311"/>
    <w:rsid w:val="000E769C"/>
    <w:rsid w:val="000E771E"/>
    <w:rsid w:val="000E7803"/>
    <w:rsid w:val="000E7D9B"/>
    <w:rsid w:val="000E7E01"/>
    <w:rsid w:val="000E7F14"/>
    <w:rsid w:val="000F0500"/>
    <w:rsid w:val="000F076C"/>
    <w:rsid w:val="000F0A10"/>
    <w:rsid w:val="000F0AA8"/>
    <w:rsid w:val="000F0D1F"/>
    <w:rsid w:val="000F182B"/>
    <w:rsid w:val="000F20DF"/>
    <w:rsid w:val="000F2B46"/>
    <w:rsid w:val="000F2DB6"/>
    <w:rsid w:val="000F372D"/>
    <w:rsid w:val="000F3C9B"/>
    <w:rsid w:val="000F4171"/>
    <w:rsid w:val="000F443D"/>
    <w:rsid w:val="000F4F15"/>
    <w:rsid w:val="000F52BF"/>
    <w:rsid w:val="000F5403"/>
    <w:rsid w:val="000F58F5"/>
    <w:rsid w:val="000F5953"/>
    <w:rsid w:val="000F5957"/>
    <w:rsid w:val="000F5C5B"/>
    <w:rsid w:val="000F5E85"/>
    <w:rsid w:val="000F5F3A"/>
    <w:rsid w:val="000F6689"/>
    <w:rsid w:val="000F67AF"/>
    <w:rsid w:val="000F724D"/>
    <w:rsid w:val="000F7628"/>
    <w:rsid w:val="000F78D0"/>
    <w:rsid w:val="000F7D8C"/>
    <w:rsid w:val="000F7F1B"/>
    <w:rsid w:val="00100596"/>
    <w:rsid w:val="00100F45"/>
    <w:rsid w:val="00100FDE"/>
    <w:rsid w:val="00101202"/>
    <w:rsid w:val="00101A19"/>
    <w:rsid w:val="00101DBE"/>
    <w:rsid w:val="001027B2"/>
    <w:rsid w:val="00102939"/>
    <w:rsid w:val="00102A0C"/>
    <w:rsid w:val="00102C51"/>
    <w:rsid w:val="00102CC7"/>
    <w:rsid w:val="00102D60"/>
    <w:rsid w:val="00103196"/>
    <w:rsid w:val="0010346F"/>
    <w:rsid w:val="00103515"/>
    <w:rsid w:val="001036F6"/>
    <w:rsid w:val="00103C1A"/>
    <w:rsid w:val="00103F1B"/>
    <w:rsid w:val="001041C4"/>
    <w:rsid w:val="0010427E"/>
    <w:rsid w:val="00104A09"/>
    <w:rsid w:val="00104A71"/>
    <w:rsid w:val="00104B31"/>
    <w:rsid w:val="00104BF9"/>
    <w:rsid w:val="00104CAB"/>
    <w:rsid w:val="00104D42"/>
    <w:rsid w:val="00104DE2"/>
    <w:rsid w:val="0010506F"/>
    <w:rsid w:val="001055E8"/>
    <w:rsid w:val="00105A4E"/>
    <w:rsid w:val="00105BD9"/>
    <w:rsid w:val="00106D10"/>
    <w:rsid w:val="00106E08"/>
    <w:rsid w:val="00106F55"/>
    <w:rsid w:val="00107193"/>
    <w:rsid w:val="0010724A"/>
    <w:rsid w:val="00107282"/>
    <w:rsid w:val="0010796F"/>
    <w:rsid w:val="00107B16"/>
    <w:rsid w:val="00110288"/>
    <w:rsid w:val="00110330"/>
    <w:rsid w:val="0011085D"/>
    <w:rsid w:val="00110925"/>
    <w:rsid w:val="001109B7"/>
    <w:rsid w:val="00110A9D"/>
    <w:rsid w:val="00110DD0"/>
    <w:rsid w:val="00112507"/>
    <w:rsid w:val="00112A31"/>
    <w:rsid w:val="00112E03"/>
    <w:rsid w:val="0011321C"/>
    <w:rsid w:val="001134F3"/>
    <w:rsid w:val="0011358A"/>
    <w:rsid w:val="00113685"/>
    <w:rsid w:val="00113B81"/>
    <w:rsid w:val="00113E05"/>
    <w:rsid w:val="00114076"/>
    <w:rsid w:val="001143C4"/>
    <w:rsid w:val="0011465D"/>
    <w:rsid w:val="00114E7E"/>
    <w:rsid w:val="00114EA5"/>
    <w:rsid w:val="001157FC"/>
    <w:rsid w:val="0011673E"/>
    <w:rsid w:val="00116861"/>
    <w:rsid w:val="00116C51"/>
    <w:rsid w:val="00116F30"/>
    <w:rsid w:val="001172E7"/>
    <w:rsid w:val="0011794D"/>
    <w:rsid w:val="00117A52"/>
    <w:rsid w:val="00117A83"/>
    <w:rsid w:val="0012016C"/>
    <w:rsid w:val="00120E11"/>
    <w:rsid w:val="00120E4A"/>
    <w:rsid w:val="0012166C"/>
    <w:rsid w:val="001218F2"/>
    <w:rsid w:val="00121999"/>
    <w:rsid w:val="001219AE"/>
    <w:rsid w:val="00121ACE"/>
    <w:rsid w:val="00121DA0"/>
    <w:rsid w:val="001225E9"/>
    <w:rsid w:val="00122B20"/>
    <w:rsid w:val="001232D6"/>
    <w:rsid w:val="00123D47"/>
    <w:rsid w:val="001241D4"/>
    <w:rsid w:val="0012474A"/>
    <w:rsid w:val="00125179"/>
    <w:rsid w:val="00125FD5"/>
    <w:rsid w:val="0012688A"/>
    <w:rsid w:val="00126D72"/>
    <w:rsid w:val="00126F44"/>
    <w:rsid w:val="00127029"/>
    <w:rsid w:val="001273B0"/>
    <w:rsid w:val="00127A05"/>
    <w:rsid w:val="00127C90"/>
    <w:rsid w:val="001300D8"/>
    <w:rsid w:val="0013087B"/>
    <w:rsid w:val="00130B73"/>
    <w:rsid w:val="00130BFB"/>
    <w:rsid w:val="00130EBC"/>
    <w:rsid w:val="001313B9"/>
    <w:rsid w:val="001313D1"/>
    <w:rsid w:val="001313EB"/>
    <w:rsid w:val="0013173D"/>
    <w:rsid w:val="00131C18"/>
    <w:rsid w:val="00131D73"/>
    <w:rsid w:val="00131E57"/>
    <w:rsid w:val="00131F8E"/>
    <w:rsid w:val="001320DF"/>
    <w:rsid w:val="001322C4"/>
    <w:rsid w:val="001324C9"/>
    <w:rsid w:val="0013293B"/>
    <w:rsid w:val="00132FEC"/>
    <w:rsid w:val="00133143"/>
    <w:rsid w:val="0013325D"/>
    <w:rsid w:val="0013356C"/>
    <w:rsid w:val="001339B3"/>
    <w:rsid w:val="00133D4A"/>
    <w:rsid w:val="001345C1"/>
    <w:rsid w:val="001347BC"/>
    <w:rsid w:val="0013614C"/>
    <w:rsid w:val="001361B3"/>
    <w:rsid w:val="00136786"/>
    <w:rsid w:val="00136B6B"/>
    <w:rsid w:val="00136D28"/>
    <w:rsid w:val="001376B4"/>
    <w:rsid w:val="0013778E"/>
    <w:rsid w:val="001401CA"/>
    <w:rsid w:val="001403DB"/>
    <w:rsid w:val="0014056F"/>
    <w:rsid w:val="0014084A"/>
    <w:rsid w:val="00140B6D"/>
    <w:rsid w:val="00141A01"/>
    <w:rsid w:val="00141A2A"/>
    <w:rsid w:val="001420D4"/>
    <w:rsid w:val="00142303"/>
    <w:rsid w:val="00142763"/>
    <w:rsid w:val="001427D1"/>
    <w:rsid w:val="00142A99"/>
    <w:rsid w:val="001434BC"/>
    <w:rsid w:val="00143935"/>
    <w:rsid w:val="00143E7C"/>
    <w:rsid w:val="001443FE"/>
    <w:rsid w:val="00144429"/>
    <w:rsid w:val="001444FB"/>
    <w:rsid w:val="00144DDC"/>
    <w:rsid w:val="0014504A"/>
    <w:rsid w:val="001451F5"/>
    <w:rsid w:val="00145253"/>
    <w:rsid w:val="001456DB"/>
    <w:rsid w:val="00145A2C"/>
    <w:rsid w:val="00145BBF"/>
    <w:rsid w:val="00145CA6"/>
    <w:rsid w:val="00145FCE"/>
    <w:rsid w:val="0014618C"/>
    <w:rsid w:val="001462B6"/>
    <w:rsid w:val="001466EC"/>
    <w:rsid w:val="00146721"/>
    <w:rsid w:val="00146749"/>
    <w:rsid w:val="00146757"/>
    <w:rsid w:val="001469CF"/>
    <w:rsid w:val="00146CC5"/>
    <w:rsid w:val="001479C8"/>
    <w:rsid w:val="00147C86"/>
    <w:rsid w:val="00147F56"/>
    <w:rsid w:val="00148630"/>
    <w:rsid w:val="0015045C"/>
    <w:rsid w:val="0015094A"/>
    <w:rsid w:val="00150AE6"/>
    <w:rsid w:val="00150D6D"/>
    <w:rsid w:val="001516EA"/>
    <w:rsid w:val="001516F9"/>
    <w:rsid w:val="001517D2"/>
    <w:rsid w:val="00151DF4"/>
    <w:rsid w:val="00152825"/>
    <w:rsid w:val="001531EC"/>
    <w:rsid w:val="00153227"/>
    <w:rsid w:val="001532D0"/>
    <w:rsid w:val="00153314"/>
    <w:rsid w:val="00153EBC"/>
    <w:rsid w:val="00154497"/>
    <w:rsid w:val="001544DF"/>
    <w:rsid w:val="00154932"/>
    <w:rsid w:val="001549CA"/>
    <w:rsid w:val="00155071"/>
    <w:rsid w:val="00155169"/>
    <w:rsid w:val="001553F7"/>
    <w:rsid w:val="001554BE"/>
    <w:rsid w:val="0015583E"/>
    <w:rsid w:val="00155AA1"/>
    <w:rsid w:val="001563AB"/>
    <w:rsid w:val="00156CA7"/>
    <w:rsid w:val="0015791A"/>
    <w:rsid w:val="00160599"/>
    <w:rsid w:val="0016078D"/>
    <w:rsid w:val="001613C3"/>
    <w:rsid w:val="0016158F"/>
    <w:rsid w:val="00161901"/>
    <w:rsid w:val="00161B6E"/>
    <w:rsid w:val="001625CC"/>
    <w:rsid w:val="0016325B"/>
    <w:rsid w:val="001637AD"/>
    <w:rsid w:val="00163C9A"/>
    <w:rsid w:val="001648B2"/>
    <w:rsid w:val="00164EF0"/>
    <w:rsid w:val="0016538D"/>
    <w:rsid w:val="001658F8"/>
    <w:rsid w:val="00165A20"/>
    <w:rsid w:val="00165F2E"/>
    <w:rsid w:val="001664F9"/>
    <w:rsid w:val="00166966"/>
    <w:rsid w:val="00166C91"/>
    <w:rsid w:val="00166CFE"/>
    <w:rsid w:val="00166D8D"/>
    <w:rsid w:val="00167096"/>
    <w:rsid w:val="0016764B"/>
    <w:rsid w:val="001677AF"/>
    <w:rsid w:val="00167FB4"/>
    <w:rsid w:val="00171263"/>
    <w:rsid w:val="001721FE"/>
    <w:rsid w:val="001722C4"/>
    <w:rsid w:val="001725B5"/>
    <w:rsid w:val="00172DF8"/>
    <w:rsid w:val="00173065"/>
    <w:rsid w:val="001731B0"/>
    <w:rsid w:val="001736B3"/>
    <w:rsid w:val="00173911"/>
    <w:rsid w:val="00173D90"/>
    <w:rsid w:val="001742FE"/>
    <w:rsid w:val="00174457"/>
    <w:rsid w:val="00174836"/>
    <w:rsid w:val="00175988"/>
    <w:rsid w:val="001762E1"/>
    <w:rsid w:val="0017631F"/>
    <w:rsid w:val="00176386"/>
    <w:rsid w:val="001773F7"/>
    <w:rsid w:val="00177B1D"/>
    <w:rsid w:val="00180650"/>
    <w:rsid w:val="00180F39"/>
    <w:rsid w:val="00181A15"/>
    <w:rsid w:val="00181BEA"/>
    <w:rsid w:val="00181E34"/>
    <w:rsid w:val="00182094"/>
    <w:rsid w:val="0018216C"/>
    <w:rsid w:val="00182890"/>
    <w:rsid w:val="0018313B"/>
    <w:rsid w:val="0018366E"/>
    <w:rsid w:val="001838B4"/>
    <w:rsid w:val="00183F7E"/>
    <w:rsid w:val="00183FB3"/>
    <w:rsid w:val="00184242"/>
    <w:rsid w:val="001842E5"/>
    <w:rsid w:val="00184548"/>
    <w:rsid w:val="00184859"/>
    <w:rsid w:val="001848A7"/>
    <w:rsid w:val="00184D16"/>
    <w:rsid w:val="00184FB9"/>
    <w:rsid w:val="0018553A"/>
    <w:rsid w:val="00185B36"/>
    <w:rsid w:val="00186C2F"/>
    <w:rsid w:val="00186DF0"/>
    <w:rsid w:val="001873E0"/>
    <w:rsid w:val="00187EA2"/>
    <w:rsid w:val="00190CA3"/>
    <w:rsid w:val="00190D4A"/>
    <w:rsid w:val="0019107F"/>
    <w:rsid w:val="001910AE"/>
    <w:rsid w:val="00191126"/>
    <w:rsid w:val="0019224E"/>
    <w:rsid w:val="0019236C"/>
    <w:rsid w:val="001923E5"/>
    <w:rsid w:val="0019261E"/>
    <w:rsid w:val="00192807"/>
    <w:rsid w:val="00192B3B"/>
    <w:rsid w:val="00192CC2"/>
    <w:rsid w:val="00192D95"/>
    <w:rsid w:val="0019402C"/>
    <w:rsid w:val="001942B9"/>
    <w:rsid w:val="001942CC"/>
    <w:rsid w:val="00194615"/>
    <w:rsid w:val="0019472E"/>
    <w:rsid w:val="001948AD"/>
    <w:rsid w:val="00194A0C"/>
    <w:rsid w:val="00194BE2"/>
    <w:rsid w:val="00194C34"/>
    <w:rsid w:val="00194EAD"/>
    <w:rsid w:val="00194F4F"/>
    <w:rsid w:val="00195C1D"/>
    <w:rsid w:val="00195C6F"/>
    <w:rsid w:val="00195D7A"/>
    <w:rsid w:val="001961F2"/>
    <w:rsid w:val="00196536"/>
    <w:rsid w:val="001966AB"/>
    <w:rsid w:val="001A02FC"/>
    <w:rsid w:val="001A05AF"/>
    <w:rsid w:val="001A0C2D"/>
    <w:rsid w:val="001A11FD"/>
    <w:rsid w:val="001A1BF6"/>
    <w:rsid w:val="001A1F7F"/>
    <w:rsid w:val="001A24C8"/>
    <w:rsid w:val="001A250B"/>
    <w:rsid w:val="001A2724"/>
    <w:rsid w:val="001A281D"/>
    <w:rsid w:val="001A2991"/>
    <w:rsid w:val="001A3094"/>
    <w:rsid w:val="001A32CC"/>
    <w:rsid w:val="001A3C62"/>
    <w:rsid w:val="001A3D8A"/>
    <w:rsid w:val="001A4007"/>
    <w:rsid w:val="001A44A7"/>
    <w:rsid w:val="001A4831"/>
    <w:rsid w:val="001A48CF"/>
    <w:rsid w:val="001A4949"/>
    <w:rsid w:val="001A4BE0"/>
    <w:rsid w:val="001A50CE"/>
    <w:rsid w:val="001A5C77"/>
    <w:rsid w:val="001A5E52"/>
    <w:rsid w:val="001A62AC"/>
    <w:rsid w:val="001A712B"/>
    <w:rsid w:val="001A731E"/>
    <w:rsid w:val="001A7697"/>
    <w:rsid w:val="001A77AA"/>
    <w:rsid w:val="001B0BC6"/>
    <w:rsid w:val="001B1621"/>
    <w:rsid w:val="001B16E5"/>
    <w:rsid w:val="001B2378"/>
    <w:rsid w:val="001B23B4"/>
    <w:rsid w:val="001B2959"/>
    <w:rsid w:val="001B2A5F"/>
    <w:rsid w:val="001B2AEB"/>
    <w:rsid w:val="001B2EC7"/>
    <w:rsid w:val="001B2ECD"/>
    <w:rsid w:val="001B2FA2"/>
    <w:rsid w:val="001B2FE1"/>
    <w:rsid w:val="001B31D7"/>
    <w:rsid w:val="001B3562"/>
    <w:rsid w:val="001B3741"/>
    <w:rsid w:val="001B3B92"/>
    <w:rsid w:val="001B3C4A"/>
    <w:rsid w:val="001B3E66"/>
    <w:rsid w:val="001B3F29"/>
    <w:rsid w:val="001B3F83"/>
    <w:rsid w:val="001B3F91"/>
    <w:rsid w:val="001B40BF"/>
    <w:rsid w:val="001B49D2"/>
    <w:rsid w:val="001B4E4D"/>
    <w:rsid w:val="001B4EDE"/>
    <w:rsid w:val="001B5073"/>
    <w:rsid w:val="001B51EE"/>
    <w:rsid w:val="001B5765"/>
    <w:rsid w:val="001B5D9F"/>
    <w:rsid w:val="001B61C9"/>
    <w:rsid w:val="001B61CF"/>
    <w:rsid w:val="001B637D"/>
    <w:rsid w:val="001B678E"/>
    <w:rsid w:val="001B6AB4"/>
    <w:rsid w:val="001B7334"/>
    <w:rsid w:val="001B7620"/>
    <w:rsid w:val="001B77F9"/>
    <w:rsid w:val="001B7863"/>
    <w:rsid w:val="001B7BC8"/>
    <w:rsid w:val="001B7D31"/>
    <w:rsid w:val="001B7D65"/>
    <w:rsid w:val="001C0366"/>
    <w:rsid w:val="001C0C33"/>
    <w:rsid w:val="001C140B"/>
    <w:rsid w:val="001C2078"/>
    <w:rsid w:val="001C2269"/>
    <w:rsid w:val="001C24DA"/>
    <w:rsid w:val="001C2B56"/>
    <w:rsid w:val="001C2CB3"/>
    <w:rsid w:val="001C2D59"/>
    <w:rsid w:val="001C32CF"/>
    <w:rsid w:val="001C3330"/>
    <w:rsid w:val="001C35B4"/>
    <w:rsid w:val="001C3EF9"/>
    <w:rsid w:val="001C3F94"/>
    <w:rsid w:val="001C4C8B"/>
    <w:rsid w:val="001C531F"/>
    <w:rsid w:val="001C59D0"/>
    <w:rsid w:val="001C613E"/>
    <w:rsid w:val="001C6660"/>
    <w:rsid w:val="001C6676"/>
    <w:rsid w:val="001C6CFC"/>
    <w:rsid w:val="001C73DB"/>
    <w:rsid w:val="001C797E"/>
    <w:rsid w:val="001D0AB3"/>
    <w:rsid w:val="001D0BC2"/>
    <w:rsid w:val="001D0D7B"/>
    <w:rsid w:val="001D146D"/>
    <w:rsid w:val="001D1940"/>
    <w:rsid w:val="001D1B7D"/>
    <w:rsid w:val="001D22BB"/>
    <w:rsid w:val="001D2505"/>
    <w:rsid w:val="001D29CD"/>
    <w:rsid w:val="001D30B5"/>
    <w:rsid w:val="001D3336"/>
    <w:rsid w:val="001D366D"/>
    <w:rsid w:val="001D3822"/>
    <w:rsid w:val="001D40A3"/>
    <w:rsid w:val="001D507A"/>
    <w:rsid w:val="001D53D6"/>
    <w:rsid w:val="001D5D58"/>
    <w:rsid w:val="001D6B7A"/>
    <w:rsid w:val="001D6D09"/>
    <w:rsid w:val="001D6ED4"/>
    <w:rsid w:val="001D7176"/>
    <w:rsid w:val="001D73A3"/>
    <w:rsid w:val="001D73F2"/>
    <w:rsid w:val="001D76C8"/>
    <w:rsid w:val="001D7C77"/>
    <w:rsid w:val="001D7CA1"/>
    <w:rsid w:val="001D7EBA"/>
    <w:rsid w:val="001E025B"/>
    <w:rsid w:val="001E02BC"/>
    <w:rsid w:val="001E05DF"/>
    <w:rsid w:val="001E0834"/>
    <w:rsid w:val="001E0E41"/>
    <w:rsid w:val="001E0ECB"/>
    <w:rsid w:val="001E148D"/>
    <w:rsid w:val="001E2012"/>
    <w:rsid w:val="001E2107"/>
    <w:rsid w:val="001E24ED"/>
    <w:rsid w:val="001E3054"/>
    <w:rsid w:val="001E35BE"/>
    <w:rsid w:val="001E421D"/>
    <w:rsid w:val="001E474C"/>
    <w:rsid w:val="001E4D3C"/>
    <w:rsid w:val="001E5326"/>
    <w:rsid w:val="001E6D85"/>
    <w:rsid w:val="001E6F0B"/>
    <w:rsid w:val="001E706F"/>
    <w:rsid w:val="001E7B18"/>
    <w:rsid w:val="001F025A"/>
    <w:rsid w:val="001F03D5"/>
    <w:rsid w:val="001F04F3"/>
    <w:rsid w:val="001F0973"/>
    <w:rsid w:val="001F09D1"/>
    <w:rsid w:val="001F0CF1"/>
    <w:rsid w:val="001F1045"/>
    <w:rsid w:val="001F13AD"/>
    <w:rsid w:val="001F1F3F"/>
    <w:rsid w:val="001F2085"/>
    <w:rsid w:val="001F2126"/>
    <w:rsid w:val="001F234F"/>
    <w:rsid w:val="001F2A9B"/>
    <w:rsid w:val="001F2B2C"/>
    <w:rsid w:val="001F2E12"/>
    <w:rsid w:val="001F344E"/>
    <w:rsid w:val="001F353A"/>
    <w:rsid w:val="001F3DAF"/>
    <w:rsid w:val="001F3F9E"/>
    <w:rsid w:val="001F48F9"/>
    <w:rsid w:val="001F4933"/>
    <w:rsid w:val="001F5041"/>
    <w:rsid w:val="001F54FC"/>
    <w:rsid w:val="001F57B7"/>
    <w:rsid w:val="001F58EB"/>
    <w:rsid w:val="001F5B06"/>
    <w:rsid w:val="001F5D60"/>
    <w:rsid w:val="001F61DA"/>
    <w:rsid w:val="001F65B4"/>
    <w:rsid w:val="001F6937"/>
    <w:rsid w:val="001F6DB0"/>
    <w:rsid w:val="001F7463"/>
    <w:rsid w:val="001F768E"/>
    <w:rsid w:val="001F79F6"/>
    <w:rsid w:val="001F7EC5"/>
    <w:rsid w:val="001F7ED4"/>
    <w:rsid w:val="001F7F5A"/>
    <w:rsid w:val="00200214"/>
    <w:rsid w:val="00200888"/>
    <w:rsid w:val="00200D9C"/>
    <w:rsid w:val="00200E8C"/>
    <w:rsid w:val="00200FC7"/>
    <w:rsid w:val="002010C8"/>
    <w:rsid w:val="0020120C"/>
    <w:rsid w:val="002014FE"/>
    <w:rsid w:val="0020161F"/>
    <w:rsid w:val="00201F72"/>
    <w:rsid w:val="00202B08"/>
    <w:rsid w:val="00202D44"/>
    <w:rsid w:val="0020470F"/>
    <w:rsid w:val="002050F7"/>
    <w:rsid w:val="00205457"/>
    <w:rsid w:val="00205600"/>
    <w:rsid w:val="00205D48"/>
    <w:rsid w:val="0020658A"/>
    <w:rsid w:val="002065D5"/>
    <w:rsid w:val="00206C0B"/>
    <w:rsid w:val="00206DB0"/>
    <w:rsid w:val="00206E13"/>
    <w:rsid w:val="00206FDB"/>
    <w:rsid w:val="00207109"/>
    <w:rsid w:val="00210393"/>
    <w:rsid w:val="002105B6"/>
    <w:rsid w:val="00210B33"/>
    <w:rsid w:val="002110C6"/>
    <w:rsid w:val="002113B1"/>
    <w:rsid w:val="00211677"/>
    <w:rsid w:val="00211AAF"/>
    <w:rsid w:val="00212256"/>
    <w:rsid w:val="002124BE"/>
    <w:rsid w:val="0021296F"/>
    <w:rsid w:val="00212BC2"/>
    <w:rsid w:val="00212F32"/>
    <w:rsid w:val="00213475"/>
    <w:rsid w:val="002135E6"/>
    <w:rsid w:val="00213726"/>
    <w:rsid w:val="00213799"/>
    <w:rsid w:val="002142CC"/>
    <w:rsid w:val="0021444B"/>
    <w:rsid w:val="002145EE"/>
    <w:rsid w:val="00214EDF"/>
    <w:rsid w:val="002154A2"/>
    <w:rsid w:val="002154E9"/>
    <w:rsid w:val="0021596A"/>
    <w:rsid w:val="00215DD7"/>
    <w:rsid w:val="00215EB9"/>
    <w:rsid w:val="002162A9"/>
    <w:rsid w:val="00216364"/>
    <w:rsid w:val="00217067"/>
    <w:rsid w:val="002179F2"/>
    <w:rsid w:val="00217B3B"/>
    <w:rsid w:val="00220A1B"/>
    <w:rsid w:val="00220B63"/>
    <w:rsid w:val="00220DA3"/>
    <w:rsid w:val="00220DD7"/>
    <w:rsid w:val="00221072"/>
    <w:rsid w:val="00221194"/>
    <w:rsid w:val="002211FE"/>
    <w:rsid w:val="0022128F"/>
    <w:rsid w:val="00221573"/>
    <w:rsid w:val="00221FAD"/>
    <w:rsid w:val="002225DC"/>
    <w:rsid w:val="002226C8"/>
    <w:rsid w:val="002229CC"/>
    <w:rsid w:val="00222F79"/>
    <w:rsid w:val="00222F8A"/>
    <w:rsid w:val="00223472"/>
    <w:rsid w:val="002234F0"/>
    <w:rsid w:val="002249D1"/>
    <w:rsid w:val="00224AEB"/>
    <w:rsid w:val="00224BF8"/>
    <w:rsid w:val="00225105"/>
    <w:rsid w:val="002254AC"/>
    <w:rsid w:val="002254DF"/>
    <w:rsid w:val="002258F9"/>
    <w:rsid w:val="002261E4"/>
    <w:rsid w:val="0022697C"/>
    <w:rsid w:val="00226C64"/>
    <w:rsid w:val="00226E47"/>
    <w:rsid w:val="00226E92"/>
    <w:rsid w:val="00227086"/>
    <w:rsid w:val="00227136"/>
    <w:rsid w:val="002275A5"/>
    <w:rsid w:val="00227B41"/>
    <w:rsid w:val="00227EED"/>
    <w:rsid w:val="00230525"/>
    <w:rsid w:val="002306AD"/>
    <w:rsid w:val="00230775"/>
    <w:rsid w:val="00230826"/>
    <w:rsid w:val="002309BD"/>
    <w:rsid w:val="00230AD9"/>
    <w:rsid w:val="00230DA3"/>
    <w:rsid w:val="0023196F"/>
    <w:rsid w:val="00231F56"/>
    <w:rsid w:val="0023228F"/>
    <w:rsid w:val="0023281E"/>
    <w:rsid w:val="002329CB"/>
    <w:rsid w:val="00232BAF"/>
    <w:rsid w:val="00232BD7"/>
    <w:rsid w:val="00232E6F"/>
    <w:rsid w:val="0023326B"/>
    <w:rsid w:val="002332AB"/>
    <w:rsid w:val="00233A12"/>
    <w:rsid w:val="00233B23"/>
    <w:rsid w:val="00233C90"/>
    <w:rsid w:val="00233D88"/>
    <w:rsid w:val="00234269"/>
    <w:rsid w:val="00234369"/>
    <w:rsid w:val="0023490A"/>
    <w:rsid w:val="00234A22"/>
    <w:rsid w:val="0023577A"/>
    <w:rsid w:val="00235B66"/>
    <w:rsid w:val="00235B9C"/>
    <w:rsid w:val="00235EC1"/>
    <w:rsid w:val="002363D8"/>
    <w:rsid w:val="002366D3"/>
    <w:rsid w:val="00236999"/>
    <w:rsid w:val="00236A95"/>
    <w:rsid w:val="00236E50"/>
    <w:rsid w:val="0023708B"/>
    <w:rsid w:val="00237587"/>
    <w:rsid w:val="00237698"/>
    <w:rsid w:val="00237E6E"/>
    <w:rsid w:val="0024029F"/>
    <w:rsid w:val="0024060F"/>
    <w:rsid w:val="00240785"/>
    <w:rsid w:val="00240C59"/>
    <w:rsid w:val="00240E0F"/>
    <w:rsid w:val="0024156A"/>
    <w:rsid w:val="00241B01"/>
    <w:rsid w:val="00242067"/>
    <w:rsid w:val="00242155"/>
    <w:rsid w:val="00242236"/>
    <w:rsid w:val="00242617"/>
    <w:rsid w:val="002426DE"/>
    <w:rsid w:val="00242812"/>
    <w:rsid w:val="002433F4"/>
    <w:rsid w:val="00243739"/>
    <w:rsid w:val="00243B21"/>
    <w:rsid w:val="002442CA"/>
    <w:rsid w:val="00244793"/>
    <w:rsid w:val="00244BC5"/>
    <w:rsid w:val="00244F85"/>
    <w:rsid w:val="00245579"/>
    <w:rsid w:val="002457CA"/>
    <w:rsid w:val="0024628E"/>
    <w:rsid w:val="00246412"/>
    <w:rsid w:val="00246873"/>
    <w:rsid w:val="00246B89"/>
    <w:rsid w:val="00247115"/>
    <w:rsid w:val="00247562"/>
    <w:rsid w:val="00247F7E"/>
    <w:rsid w:val="002500A0"/>
    <w:rsid w:val="00250183"/>
    <w:rsid w:val="00250832"/>
    <w:rsid w:val="002510AF"/>
    <w:rsid w:val="00251246"/>
    <w:rsid w:val="00251261"/>
    <w:rsid w:val="002512CD"/>
    <w:rsid w:val="002513F3"/>
    <w:rsid w:val="00251604"/>
    <w:rsid w:val="00251B1C"/>
    <w:rsid w:val="00251FC3"/>
    <w:rsid w:val="00252820"/>
    <w:rsid w:val="00252C96"/>
    <w:rsid w:val="002535B8"/>
    <w:rsid w:val="002537C8"/>
    <w:rsid w:val="00253D3B"/>
    <w:rsid w:val="0025441B"/>
    <w:rsid w:val="002549C2"/>
    <w:rsid w:val="0025511F"/>
    <w:rsid w:val="00255911"/>
    <w:rsid w:val="00255998"/>
    <w:rsid w:val="00255A3D"/>
    <w:rsid w:val="00255F8E"/>
    <w:rsid w:val="0025644C"/>
    <w:rsid w:val="002566F5"/>
    <w:rsid w:val="0025675C"/>
    <w:rsid w:val="00257041"/>
    <w:rsid w:val="0025704E"/>
    <w:rsid w:val="00257568"/>
    <w:rsid w:val="00257A73"/>
    <w:rsid w:val="00257BAC"/>
    <w:rsid w:val="00257CE5"/>
    <w:rsid w:val="00260089"/>
    <w:rsid w:val="00260319"/>
    <w:rsid w:val="002604A5"/>
    <w:rsid w:val="00260685"/>
    <w:rsid w:val="0026098C"/>
    <w:rsid w:val="00260B6C"/>
    <w:rsid w:val="00260D32"/>
    <w:rsid w:val="002613A6"/>
    <w:rsid w:val="00262241"/>
    <w:rsid w:val="00262BA6"/>
    <w:rsid w:val="002631CE"/>
    <w:rsid w:val="002632E0"/>
    <w:rsid w:val="00263699"/>
    <w:rsid w:val="00263E9A"/>
    <w:rsid w:val="00264267"/>
    <w:rsid w:val="002642DD"/>
    <w:rsid w:val="002646B2"/>
    <w:rsid w:val="00264750"/>
    <w:rsid w:val="00264758"/>
    <w:rsid w:val="00264B29"/>
    <w:rsid w:val="00264FB9"/>
    <w:rsid w:val="00265483"/>
    <w:rsid w:val="00265779"/>
    <w:rsid w:val="00265FD8"/>
    <w:rsid w:val="00266105"/>
    <w:rsid w:val="00266191"/>
    <w:rsid w:val="002661B6"/>
    <w:rsid w:val="002665B6"/>
    <w:rsid w:val="00266636"/>
    <w:rsid w:val="002666A4"/>
    <w:rsid w:val="002672DD"/>
    <w:rsid w:val="002673FD"/>
    <w:rsid w:val="0026779D"/>
    <w:rsid w:val="0026782E"/>
    <w:rsid w:val="00267987"/>
    <w:rsid w:val="00267A35"/>
    <w:rsid w:val="00267D08"/>
    <w:rsid w:val="00270283"/>
    <w:rsid w:val="00270946"/>
    <w:rsid w:val="0027095C"/>
    <w:rsid w:val="00270CB8"/>
    <w:rsid w:val="0027115F"/>
    <w:rsid w:val="00271600"/>
    <w:rsid w:val="002716CE"/>
    <w:rsid w:val="00271B11"/>
    <w:rsid w:val="00271F27"/>
    <w:rsid w:val="00271F69"/>
    <w:rsid w:val="00272046"/>
    <w:rsid w:val="00272715"/>
    <w:rsid w:val="002729A5"/>
    <w:rsid w:val="00272CC7"/>
    <w:rsid w:val="002737F7"/>
    <w:rsid w:val="00273F22"/>
    <w:rsid w:val="00273F7B"/>
    <w:rsid w:val="0027403A"/>
    <w:rsid w:val="00274307"/>
    <w:rsid w:val="00274588"/>
    <w:rsid w:val="00274871"/>
    <w:rsid w:val="00274C72"/>
    <w:rsid w:val="00274CC7"/>
    <w:rsid w:val="00274E88"/>
    <w:rsid w:val="00274F91"/>
    <w:rsid w:val="0027501B"/>
    <w:rsid w:val="002752A0"/>
    <w:rsid w:val="0027576E"/>
    <w:rsid w:val="002759CC"/>
    <w:rsid w:val="00275E98"/>
    <w:rsid w:val="0027669E"/>
    <w:rsid w:val="002766BB"/>
    <w:rsid w:val="00276833"/>
    <w:rsid w:val="00277514"/>
    <w:rsid w:val="002778F0"/>
    <w:rsid w:val="00277F2A"/>
    <w:rsid w:val="0028033E"/>
    <w:rsid w:val="00280575"/>
    <w:rsid w:val="00280A4A"/>
    <w:rsid w:val="00280BC6"/>
    <w:rsid w:val="00280CC6"/>
    <w:rsid w:val="00281B66"/>
    <w:rsid w:val="00281D18"/>
    <w:rsid w:val="00281DE2"/>
    <w:rsid w:val="0028217E"/>
    <w:rsid w:val="002822F0"/>
    <w:rsid w:val="002829D5"/>
    <w:rsid w:val="0028300D"/>
    <w:rsid w:val="002831FF"/>
    <w:rsid w:val="00283421"/>
    <w:rsid w:val="00283437"/>
    <w:rsid w:val="002835FE"/>
    <w:rsid w:val="00284289"/>
    <w:rsid w:val="002846E8"/>
    <w:rsid w:val="00284A29"/>
    <w:rsid w:val="00284DFB"/>
    <w:rsid w:val="00284DFC"/>
    <w:rsid w:val="00284DFD"/>
    <w:rsid w:val="00285475"/>
    <w:rsid w:val="00285895"/>
    <w:rsid w:val="00285D10"/>
    <w:rsid w:val="00286045"/>
    <w:rsid w:val="0028610D"/>
    <w:rsid w:val="00286F9C"/>
    <w:rsid w:val="002872B0"/>
    <w:rsid w:val="0028783B"/>
    <w:rsid w:val="00287A3B"/>
    <w:rsid w:val="00287B5C"/>
    <w:rsid w:val="00287BE7"/>
    <w:rsid w:val="00290315"/>
    <w:rsid w:val="00290445"/>
    <w:rsid w:val="00290769"/>
    <w:rsid w:val="00290DAF"/>
    <w:rsid w:val="0029109E"/>
    <w:rsid w:val="002912CE"/>
    <w:rsid w:val="002919EE"/>
    <w:rsid w:val="00291D76"/>
    <w:rsid w:val="00292147"/>
    <w:rsid w:val="00292389"/>
    <w:rsid w:val="00292484"/>
    <w:rsid w:val="00292644"/>
    <w:rsid w:val="00293133"/>
    <w:rsid w:val="00293447"/>
    <w:rsid w:val="0029350F"/>
    <w:rsid w:val="002935CD"/>
    <w:rsid w:val="00293719"/>
    <w:rsid w:val="002937FD"/>
    <w:rsid w:val="00293DC4"/>
    <w:rsid w:val="00293E0A"/>
    <w:rsid w:val="00293EAC"/>
    <w:rsid w:val="00293F3E"/>
    <w:rsid w:val="0029408C"/>
    <w:rsid w:val="002941CB"/>
    <w:rsid w:val="0029470D"/>
    <w:rsid w:val="00294852"/>
    <w:rsid w:val="00294E8E"/>
    <w:rsid w:val="00294FDD"/>
    <w:rsid w:val="002951A9"/>
    <w:rsid w:val="00295529"/>
    <w:rsid w:val="002958D2"/>
    <w:rsid w:val="00295D63"/>
    <w:rsid w:val="00295E82"/>
    <w:rsid w:val="00295EAA"/>
    <w:rsid w:val="002960C3"/>
    <w:rsid w:val="0029757A"/>
    <w:rsid w:val="00297DD7"/>
    <w:rsid w:val="002A0701"/>
    <w:rsid w:val="002A0C91"/>
    <w:rsid w:val="002A0ECF"/>
    <w:rsid w:val="002A17D0"/>
    <w:rsid w:val="002A1AD9"/>
    <w:rsid w:val="002A2078"/>
    <w:rsid w:val="002A2252"/>
    <w:rsid w:val="002A32AE"/>
    <w:rsid w:val="002A3316"/>
    <w:rsid w:val="002A385B"/>
    <w:rsid w:val="002A3949"/>
    <w:rsid w:val="002A3A7B"/>
    <w:rsid w:val="002A3C9D"/>
    <w:rsid w:val="002A4683"/>
    <w:rsid w:val="002A4692"/>
    <w:rsid w:val="002A4A2F"/>
    <w:rsid w:val="002A557E"/>
    <w:rsid w:val="002A59CB"/>
    <w:rsid w:val="002A5D69"/>
    <w:rsid w:val="002A622B"/>
    <w:rsid w:val="002A63D0"/>
    <w:rsid w:val="002A668F"/>
    <w:rsid w:val="002A6ECB"/>
    <w:rsid w:val="002A75B8"/>
    <w:rsid w:val="002A75FD"/>
    <w:rsid w:val="002A771D"/>
    <w:rsid w:val="002B0004"/>
    <w:rsid w:val="002B0482"/>
    <w:rsid w:val="002B0B88"/>
    <w:rsid w:val="002B0DEA"/>
    <w:rsid w:val="002B0E50"/>
    <w:rsid w:val="002B0ECE"/>
    <w:rsid w:val="002B1248"/>
    <w:rsid w:val="002B1663"/>
    <w:rsid w:val="002B16D0"/>
    <w:rsid w:val="002B183E"/>
    <w:rsid w:val="002B2444"/>
    <w:rsid w:val="002B264F"/>
    <w:rsid w:val="002B2A47"/>
    <w:rsid w:val="002B2D58"/>
    <w:rsid w:val="002B335F"/>
    <w:rsid w:val="002B3571"/>
    <w:rsid w:val="002B3588"/>
    <w:rsid w:val="002B38D0"/>
    <w:rsid w:val="002B3C04"/>
    <w:rsid w:val="002B409C"/>
    <w:rsid w:val="002B4455"/>
    <w:rsid w:val="002B4535"/>
    <w:rsid w:val="002B500B"/>
    <w:rsid w:val="002B5629"/>
    <w:rsid w:val="002B6741"/>
    <w:rsid w:val="002B6F3A"/>
    <w:rsid w:val="002B7556"/>
    <w:rsid w:val="002B7BD5"/>
    <w:rsid w:val="002C0278"/>
    <w:rsid w:val="002C06A0"/>
    <w:rsid w:val="002C077C"/>
    <w:rsid w:val="002C0BC1"/>
    <w:rsid w:val="002C0C56"/>
    <w:rsid w:val="002C1372"/>
    <w:rsid w:val="002C138A"/>
    <w:rsid w:val="002C1532"/>
    <w:rsid w:val="002C1680"/>
    <w:rsid w:val="002C17FB"/>
    <w:rsid w:val="002C1D76"/>
    <w:rsid w:val="002C1DF7"/>
    <w:rsid w:val="002C1E6D"/>
    <w:rsid w:val="002C1F06"/>
    <w:rsid w:val="002C2059"/>
    <w:rsid w:val="002C20B5"/>
    <w:rsid w:val="002C2860"/>
    <w:rsid w:val="002C29A8"/>
    <w:rsid w:val="002C2DCF"/>
    <w:rsid w:val="002C3005"/>
    <w:rsid w:val="002C3162"/>
    <w:rsid w:val="002C3330"/>
    <w:rsid w:val="002C339D"/>
    <w:rsid w:val="002C35D2"/>
    <w:rsid w:val="002C3CBC"/>
    <w:rsid w:val="002C3EA0"/>
    <w:rsid w:val="002C4464"/>
    <w:rsid w:val="002C4A24"/>
    <w:rsid w:val="002C4C17"/>
    <w:rsid w:val="002C4F70"/>
    <w:rsid w:val="002C59C7"/>
    <w:rsid w:val="002C6380"/>
    <w:rsid w:val="002C74FF"/>
    <w:rsid w:val="002C765D"/>
    <w:rsid w:val="002C7719"/>
    <w:rsid w:val="002C78E4"/>
    <w:rsid w:val="002D000B"/>
    <w:rsid w:val="002D02A6"/>
    <w:rsid w:val="002D043A"/>
    <w:rsid w:val="002D0715"/>
    <w:rsid w:val="002D07F9"/>
    <w:rsid w:val="002D091F"/>
    <w:rsid w:val="002D096E"/>
    <w:rsid w:val="002D0C7F"/>
    <w:rsid w:val="002D15B3"/>
    <w:rsid w:val="002D1671"/>
    <w:rsid w:val="002D17B7"/>
    <w:rsid w:val="002D1A2E"/>
    <w:rsid w:val="002D1A96"/>
    <w:rsid w:val="002D2D01"/>
    <w:rsid w:val="002D3572"/>
    <w:rsid w:val="002D38D3"/>
    <w:rsid w:val="002D38E7"/>
    <w:rsid w:val="002D3BF8"/>
    <w:rsid w:val="002D432C"/>
    <w:rsid w:val="002D471E"/>
    <w:rsid w:val="002D4A74"/>
    <w:rsid w:val="002D4B42"/>
    <w:rsid w:val="002D4F5C"/>
    <w:rsid w:val="002D4F5F"/>
    <w:rsid w:val="002D51F3"/>
    <w:rsid w:val="002D5BB6"/>
    <w:rsid w:val="002D5F6C"/>
    <w:rsid w:val="002D5FC6"/>
    <w:rsid w:val="002D6905"/>
    <w:rsid w:val="002D6954"/>
    <w:rsid w:val="002D6AEF"/>
    <w:rsid w:val="002D7026"/>
    <w:rsid w:val="002D71F4"/>
    <w:rsid w:val="002D7216"/>
    <w:rsid w:val="002D7253"/>
    <w:rsid w:val="002D788F"/>
    <w:rsid w:val="002D78F7"/>
    <w:rsid w:val="002D79AA"/>
    <w:rsid w:val="002E01E0"/>
    <w:rsid w:val="002E06AF"/>
    <w:rsid w:val="002E0879"/>
    <w:rsid w:val="002E1620"/>
    <w:rsid w:val="002E1939"/>
    <w:rsid w:val="002E1A07"/>
    <w:rsid w:val="002E2165"/>
    <w:rsid w:val="002E2407"/>
    <w:rsid w:val="002E2BF6"/>
    <w:rsid w:val="002E2EC7"/>
    <w:rsid w:val="002E34E7"/>
    <w:rsid w:val="002E366A"/>
    <w:rsid w:val="002E38D9"/>
    <w:rsid w:val="002E3B4D"/>
    <w:rsid w:val="002E3D28"/>
    <w:rsid w:val="002E3E64"/>
    <w:rsid w:val="002E3FF0"/>
    <w:rsid w:val="002E4005"/>
    <w:rsid w:val="002E4342"/>
    <w:rsid w:val="002E5AFD"/>
    <w:rsid w:val="002E5B0E"/>
    <w:rsid w:val="002E5CB0"/>
    <w:rsid w:val="002E5DD3"/>
    <w:rsid w:val="002E5E1C"/>
    <w:rsid w:val="002E603B"/>
    <w:rsid w:val="002E6567"/>
    <w:rsid w:val="002E6967"/>
    <w:rsid w:val="002E75B0"/>
    <w:rsid w:val="002E7DA2"/>
    <w:rsid w:val="002F024F"/>
    <w:rsid w:val="002F0AF0"/>
    <w:rsid w:val="002F0C55"/>
    <w:rsid w:val="002F10BD"/>
    <w:rsid w:val="002F11DB"/>
    <w:rsid w:val="002F1E00"/>
    <w:rsid w:val="002F20FF"/>
    <w:rsid w:val="002F23E6"/>
    <w:rsid w:val="002F272A"/>
    <w:rsid w:val="002F27DB"/>
    <w:rsid w:val="002F28F6"/>
    <w:rsid w:val="002F302C"/>
    <w:rsid w:val="002F320C"/>
    <w:rsid w:val="002F3FB4"/>
    <w:rsid w:val="002F4532"/>
    <w:rsid w:val="002F4E83"/>
    <w:rsid w:val="002F551A"/>
    <w:rsid w:val="002F5B70"/>
    <w:rsid w:val="002F6907"/>
    <w:rsid w:val="002F6C63"/>
    <w:rsid w:val="002F726A"/>
    <w:rsid w:val="002F72AB"/>
    <w:rsid w:val="002F7A76"/>
    <w:rsid w:val="002F7DED"/>
    <w:rsid w:val="002F7F7D"/>
    <w:rsid w:val="0030009D"/>
    <w:rsid w:val="0030066F"/>
    <w:rsid w:val="00300844"/>
    <w:rsid w:val="00300CA6"/>
    <w:rsid w:val="00300D8B"/>
    <w:rsid w:val="00300F0B"/>
    <w:rsid w:val="00301554"/>
    <w:rsid w:val="003027C2"/>
    <w:rsid w:val="00302842"/>
    <w:rsid w:val="00302ADE"/>
    <w:rsid w:val="00303444"/>
    <w:rsid w:val="00303755"/>
    <w:rsid w:val="00303943"/>
    <w:rsid w:val="00303CCD"/>
    <w:rsid w:val="00304A9D"/>
    <w:rsid w:val="00304BAC"/>
    <w:rsid w:val="00304D19"/>
    <w:rsid w:val="0030527F"/>
    <w:rsid w:val="00305541"/>
    <w:rsid w:val="003063DB"/>
    <w:rsid w:val="003065A7"/>
    <w:rsid w:val="003065E3"/>
    <w:rsid w:val="00306760"/>
    <w:rsid w:val="003072B9"/>
    <w:rsid w:val="003076DE"/>
    <w:rsid w:val="00307700"/>
    <w:rsid w:val="0030782E"/>
    <w:rsid w:val="00307FF7"/>
    <w:rsid w:val="003103F1"/>
    <w:rsid w:val="0031066D"/>
    <w:rsid w:val="00310A2C"/>
    <w:rsid w:val="00310A5B"/>
    <w:rsid w:val="00310F6A"/>
    <w:rsid w:val="0031113B"/>
    <w:rsid w:val="00311239"/>
    <w:rsid w:val="003114A1"/>
    <w:rsid w:val="0031168C"/>
    <w:rsid w:val="00311E8B"/>
    <w:rsid w:val="00311E9F"/>
    <w:rsid w:val="00312105"/>
    <w:rsid w:val="0031213F"/>
    <w:rsid w:val="003121D4"/>
    <w:rsid w:val="003125BC"/>
    <w:rsid w:val="0031289A"/>
    <w:rsid w:val="00312AC2"/>
    <w:rsid w:val="00312FE0"/>
    <w:rsid w:val="00313312"/>
    <w:rsid w:val="00313F4B"/>
    <w:rsid w:val="0031418A"/>
    <w:rsid w:val="003142C5"/>
    <w:rsid w:val="00314367"/>
    <w:rsid w:val="00314F93"/>
    <w:rsid w:val="00315A02"/>
    <w:rsid w:val="00315C60"/>
    <w:rsid w:val="00316C18"/>
    <w:rsid w:val="00316CB6"/>
    <w:rsid w:val="00316EA4"/>
    <w:rsid w:val="00317466"/>
    <w:rsid w:val="00317476"/>
    <w:rsid w:val="0031792D"/>
    <w:rsid w:val="00317EC9"/>
    <w:rsid w:val="003203A5"/>
    <w:rsid w:val="003207D6"/>
    <w:rsid w:val="00320E04"/>
    <w:rsid w:val="00320F06"/>
    <w:rsid w:val="003216C0"/>
    <w:rsid w:val="003218F7"/>
    <w:rsid w:val="00321ACA"/>
    <w:rsid w:val="0032215A"/>
    <w:rsid w:val="003226EC"/>
    <w:rsid w:val="00322845"/>
    <w:rsid w:val="00323979"/>
    <w:rsid w:val="00323C81"/>
    <w:rsid w:val="00323E0A"/>
    <w:rsid w:val="00324030"/>
    <w:rsid w:val="003244DE"/>
    <w:rsid w:val="00324D26"/>
    <w:rsid w:val="00325767"/>
    <w:rsid w:val="003258A3"/>
    <w:rsid w:val="00325901"/>
    <w:rsid w:val="00325B24"/>
    <w:rsid w:val="00325EA4"/>
    <w:rsid w:val="003271D8"/>
    <w:rsid w:val="00327272"/>
    <w:rsid w:val="0032764E"/>
    <w:rsid w:val="00327A65"/>
    <w:rsid w:val="00327C87"/>
    <w:rsid w:val="003301AE"/>
    <w:rsid w:val="00330A83"/>
    <w:rsid w:val="00331271"/>
    <w:rsid w:val="003312FA"/>
    <w:rsid w:val="0033157C"/>
    <w:rsid w:val="003319AC"/>
    <w:rsid w:val="003322A5"/>
    <w:rsid w:val="00333312"/>
    <w:rsid w:val="003333B2"/>
    <w:rsid w:val="00333669"/>
    <w:rsid w:val="00333AA5"/>
    <w:rsid w:val="00333D05"/>
    <w:rsid w:val="003343EB"/>
    <w:rsid w:val="00334845"/>
    <w:rsid w:val="00334932"/>
    <w:rsid w:val="003350CC"/>
    <w:rsid w:val="00335420"/>
    <w:rsid w:val="00335428"/>
    <w:rsid w:val="00335789"/>
    <w:rsid w:val="00335A91"/>
    <w:rsid w:val="00336BAB"/>
    <w:rsid w:val="00336E79"/>
    <w:rsid w:val="00336ED7"/>
    <w:rsid w:val="003371CB"/>
    <w:rsid w:val="0033724C"/>
    <w:rsid w:val="00337323"/>
    <w:rsid w:val="003374F2"/>
    <w:rsid w:val="003375EC"/>
    <w:rsid w:val="00337AF6"/>
    <w:rsid w:val="00337BCE"/>
    <w:rsid w:val="00337D2F"/>
    <w:rsid w:val="003401B8"/>
    <w:rsid w:val="003408DE"/>
    <w:rsid w:val="00340F65"/>
    <w:rsid w:val="003416CA"/>
    <w:rsid w:val="00341905"/>
    <w:rsid w:val="00341DA6"/>
    <w:rsid w:val="00341E87"/>
    <w:rsid w:val="0034222E"/>
    <w:rsid w:val="0034226D"/>
    <w:rsid w:val="003427FD"/>
    <w:rsid w:val="003428A7"/>
    <w:rsid w:val="003428CA"/>
    <w:rsid w:val="00342B61"/>
    <w:rsid w:val="003430C1"/>
    <w:rsid w:val="00343271"/>
    <w:rsid w:val="003433AA"/>
    <w:rsid w:val="00343428"/>
    <w:rsid w:val="00343CC3"/>
    <w:rsid w:val="00343F4F"/>
    <w:rsid w:val="00344025"/>
    <w:rsid w:val="00344419"/>
    <w:rsid w:val="00344487"/>
    <w:rsid w:val="00344892"/>
    <w:rsid w:val="00344E9E"/>
    <w:rsid w:val="00344EC1"/>
    <w:rsid w:val="00344EE5"/>
    <w:rsid w:val="00344EFF"/>
    <w:rsid w:val="00345100"/>
    <w:rsid w:val="00345D87"/>
    <w:rsid w:val="00345E60"/>
    <w:rsid w:val="0034642D"/>
    <w:rsid w:val="003468F5"/>
    <w:rsid w:val="00346AA1"/>
    <w:rsid w:val="00346B2F"/>
    <w:rsid w:val="00346B37"/>
    <w:rsid w:val="00346F9A"/>
    <w:rsid w:val="00350410"/>
    <w:rsid w:val="00350C04"/>
    <w:rsid w:val="00350D2F"/>
    <w:rsid w:val="003512BA"/>
    <w:rsid w:val="0035168A"/>
    <w:rsid w:val="00351EAD"/>
    <w:rsid w:val="00351EB9"/>
    <w:rsid w:val="003520CF"/>
    <w:rsid w:val="003521E2"/>
    <w:rsid w:val="00352824"/>
    <w:rsid w:val="00352855"/>
    <w:rsid w:val="00352A15"/>
    <w:rsid w:val="003533E4"/>
    <w:rsid w:val="0035346F"/>
    <w:rsid w:val="00353732"/>
    <w:rsid w:val="0035437F"/>
    <w:rsid w:val="00354452"/>
    <w:rsid w:val="00354887"/>
    <w:rsid w:val="00354B19"/>
    <w:rsid w:val="003556A2"/>
    <w:rsid w:val="003559A3"/>
    <w:rsid w:val="00355A92"/>
    <w:rsid w:val="00355EEC"/>
    <w:rsid w:val="00356591"/>
    <w:rsid w:val="00356A66"/>
    <w:rsid w:val="00356C37"/>
    <w:rsid w:val="00356C77"/>
    <w:rsid w:val="003573E6"/>
    <w:rsid w:val="00357936"/>
    <w:rsid w:val="003579F7"/>
    <w:rsid w:val="00357C3D"/>
    <w:rsid w:val="00357D05"/>
    <w:rsid w:val="00360E97"/>
    <w:rsid w:val="00360ECA"/>
    <w:rsid w:val="00360F66"/>
    <w:rsid w:val="00361634"/>
    <w:rsid w:val="00361829"/>
    <w:rsid w:val="00361CA9"/>
    <w:rsid w:val="00361CCB"/>
    <w:rsid w:val="003623E9"/>
    <w:rsid w:val="00362573"/>
    <w:rsid w:val="003625D5"/>
    <w:rsid w:val="00362CBC"/>
    <w:rsid w:val="003633E4"/>
    <w:rsid w:val="00363D51"/>
    <w:rsid w:val="003647A5"/>
    <w:rsid w:val="0036487D"/>
    <w:rsid w:val="00364C85"/>
    <w:rsid w:val="00364E00"/>
    <w:rsid w:val="00364E0A"/>
    <w:rsid w:val="00364E63"/>
    <w:rsid w:val="00365362"/>
    <w:rsid w:val="00365513"/>
    <w:rsid w:val="00365676"/>
    <w:rsid w:val="003657BD"/>
    <w:rsid w:val="00365AA2"/>
    <w:rsid w:val="00365EE1"/>
    <w:rsid w:val="0036620C"/>
    <w:rsid w:val="0036634F"/>
    <w:rsid w:val="00367386"/>
    <w:rsid w:val="0036766C"/>
    <w:rsid w:val="00370114"/>
    <w:rsid w:val="00370AC2"/>
    <w:rsid w:val="00370AFF"/>
    <w:rsid w:val="003721E6"/>
    <w:rsid w:val="00372AFE"/>
    <w:rsid w:val="00372EF0"/>
    <w:rsid w:val="003739FD"/>
    <w:rsid w:val="00374200"/>
    <w:rsid w:val="003744EC"/>
    <w:rsid w:val="003746CF"/>
    <w:rsid w:val="0037498B"/>
    <w:rsid w:val="00374A48"/>
    <w:rsid w:val="00375140"/>
    <w:rsid w:val="00375458"/>
    <w:rsid w:val="00376938"/>
    <w:rsid w:val="003772A8"/>
    <w:rsid w:val="003772B4"/>
    <w:rsid w:val="00377722"/>
    <w:rsid w:val="00377C5E"/>
    <w:rsid w:val="003800FA"/>
    <w:rsid w:val="00380479"/>
    <w:rsid w:val="00380AB2"/>
    <w:rsid w:val="00380B4B"/>
    <w:rsid w:val="00380D19"/>
    <w:rsid w:val="00380D70"/>
    <w:rsid w:val="00380E9B"/>
    <w:rsid w:val="0038109B"/>
    <w:rsid w:val="0038159D"/>
    <w:rsid w:val="0038167B"/>
    <w:rsid w:val="003817AB"/>
    <w:rsid w:val="00381A2C"/>
    <w:rsid w:val="00381C22"/>
    <w:rsid w:val="00381FBE"/>
    <w:rsid w:val="0038228D"/>
    <w:rsid w:val="00382A6C"/>
    <w:rsid w:val="00382D5A"/>
    <w:rsid w:val="0038342C"/>
    <w:rsid w:val="003837E7"/>
    <w:rsid w:val="0038413C"/>
    <w:rsid w:val="00384385"/>
    <w:rsid w:val="0038445D"/>
    <w:rsid w:val="0038494B"/>
    <w:rsid w:val="00384D38"/>
    <w:rsid w:val="00384D53"/>
    <w:rsid w:val="00385013"/>
    <w:rsid w:val="0038510D"/>
    <w:rsid w:val="00385D18"/>
    <w:rsid w:val="00386E8D"/>
    <w:rsid w:val="003870E2"/>
    <w:rsid w:val="00387136"/>
    <w:rsid w:val="003878BD"/>
    <w:rsid w:val="00390471"/>
    <w:rsid w:val="003907FC"/>
    <w:rsid w:val="00391300"/>
    <w:rsid w:val="00391383"/>
    <w:rsid w:val="0039138D"/>
    <w:rsid w:val="00391A23"/>
    <w:rsid w:val="00391A9D"/>
    <w:rsid w:val="0039236F"/>
    <w:rsid w:val="003925CF"/>
    <w:rsid w:val="00392F8D"/>
    <w:rsid w:val="00392FD7"/>
    <w:rsid w:val="003932EA"/>
    <w:rsid w:val="00393971"/>
    <w:rsid w:val="00393A99"/>
    <w:rsid w:val="00394317"/>
    <w:rsid w:val="003943EB"/>
    <w:rsid w:val="003944F3"/>
    <w:rsid w:val="003946A2"/>
    <w:rsid w:val="00394FFD"/>
    <w:rsid w:val="00395122"/>
    <w:rsid w:val="0039649D"/>
    <w:rsid w:val="00396958"/>
    <w:rsid w:val="00396A22"/>
    <w:rsid w:val="00396EBF"/>
    <w:rsid w:val="003972D0"/>
    <w:rsid w:val="003976A8"/>
    <w:rsid w:val="00397BB6"/>
    <w:rsid w:val="003A08DE"/>
    <w:rsid w:val="003A0C64"/>
    <w:rsid w:val="003A0F2A"/>
    <w:rsid w:val="003A0FAB"/>
    <w:rsid w:val="003A125C"/>
    <w:rsid w:val="003A150D"/>
    <w:rsid w:val="003A1943"/>
    <w:rsid w:val="003A288A"/>
    <w:rsid w:val="003A2DC5"/>
    <w:rsid w:val="003A3336"/>
    <w:rsid w:val="003A3673"/>
    <w:rsid w:val="003A37C2"/>
    <w:rsid w:val="003A3C60"/>
    <w:rsid w:val="003A436A"/>
    <w:rsid w:val="003A45C4"/>
    <w:rsid w:val="003A48DB"/>
    <w:rsid w:val="003A4DA0"/>
    <w:rsid w:val="003A4E48"/>
    <w:rsid w:val="003A4E5D"/>
    <w:rsid w:val="003A566C"/>
    <w:rsid w:val="003A567F"/>
    <w:rsid w:val="003A5731"/>
    <w:rsid w:val="003A5A16"/>
    <w:rsid w:val="003A6367"/>
    <w:rsid w:val="003A6405"/>
    <w:rsid w:val="003A665D"/>
    <w:rsid w:val="003A69D2"/>
    <w:rsid w:val="003A7860"/>
    <w:rsid w:val="003A7E85"/>
    <w:rsid w:val="003A7F99"/>
    <w:rsid w:val="003B0118"/>
    <w:rsid w:val="003B0172"/>
    <w:rsid w:val="003B01D4"/>
    <w:rsid w:val="003B06B5"/>
    <w:rsid w:val="003B08E9"/>
    <w:rsid w:val="003B0D4C"/>
    <w:rsid w:val="003B0ED4"/>
    <w:rsid w:val="003B10BD"/>
    <w:rsid w:val="003B14D4"/>
    <w:rsid w:val="003B1568"/>
    <w:rsid w:val="003B1F98"/>
    <w:rsid w:val="003B25C6"/>
    <w:rsid w:val="003B3240"/>
    <w:rsid w:val="003B3712"/>
    <w:rsid w:val="003B37EA"/>
    <w:rsid w:val="003B3A71"/>
    <w:rsid w:val="003B3DD5"/>
    <w:rsid w:val="003B401A"/>
    <w:rsid w:val="003B475D"/>
    <w:rsid w:val="003B49C1"/>
    <w:rsid w:val="003B4BF8"/>
    <w:rsid w:val="003B4D0A"/>
    <w:rsid w:val="003B502B"/>
    <w:rsid w:val="003B5157"/>
    <w:rsid w:val="003B5201"/>
    <w:rsid w:val="003B59AE"/>
    <w:rsid w:val="003B59DB"/>
    <w:rsid w:val="003B5B7C"/>
    <w:rsid w:val="003B60CF"/>
    <w:rsid w:val="003B6446"/>
    <w:rsid w:val="003B66C9"/>
    <w:rsid w:val="003B6ACD"/>
    <w:rsid w:val="003B6AEF"/>
    <w:rsid w:val="003B6B82"/>
    <w:rsid w:val="003B6FB2"/>
    <w:rsid w:val="003B7E89"/>
    <w:rsid w:val="003C0EFB"/>
    <w:rsid w:val="003C115F"/>
    <w:rsid w:val="003C2697"/>
    <w:rsid w:val="003C2CC2"/>
    <w:rsid w:val="003C3816"/>
    <w:rsid w:val="003C3AE7"/>
    <w:rsid w:val="003C48A5"/>
    <w:rsid w:val="003C4940"/>
    <w:rsid w:val="003C4950"/>
    <w:rsid w:val="003C5A54"/>
    <w:rsid w:val="003C6006"/>
    <w:rsid w:val="003C6859"/>
    <w:rsid w:val="003C6918"/>
    <w:rsid w:val="003C6AE5"/>
    <w:rsid w:val="003C6C5F"/>
    <w:rsid w:val="003C6C61"/>
    <w:rsid w:val="003C6DD7"/>
    <w:rsid w:val="003C6E87"/>
    <w:rsid w:val="003C7333"/>
    <w:rsid w:val="003C7AB9"/>
    <w:rsid w:val="003C7B5A"/>
    <w:rsid w:val="003D0E7E"/>
    <w:rsid w:val="003D0EC5"/>
    <w:rsid w:val="003D1061"/>
    <w:rsid w:val="003D13BA"/>
    <w:rsid w:val="003D1640"/>
    <w:rsid w:val="003D1E2A"/>
    <w:rsid w:val="003D1E60"/>
    <w:rsid w:val="003D2138"/>
    <w:rsid w:val="003D21A7"/>
    <w:rsid w:val="003D27B1"/>
    <w:rsid w:val="003D2889"/>
    <w:rsid w:val="003D2BA6"/>
    <w:rsid w:val="003D2D53"/>
    <w:rsid w:val="003D3676"/>
    <w:rsid w:val="003D36F3"/>
    <w:rsid w:val="003D396E"/>
    <w:rsid w:val="003D3C8F"/>
    <w:rsid w:val="003D3CE8"/>
    <w:rsid w:val="003D408F"/>
    <w:rsid w:val="003D41B3"/>
    <w:rsid w:val="003D47C9"/>
    <w:rsid w:val="003D4E2F"/>
    <w:rsid w:val="003D4FA1"/>
    <w:rsid w:val="003D53D6"/>
    <w:rsid w:val="003D57B2"/>
    <w:rsid w:val="003D5BE1"/>
    <w:rsid w:val="003D6482"/>
    <w:rsid w:val="003D649B"/>
    <w:rsid w:val="003D6F36"/>
    <w:rsid w:val="003D6FF5"/>
    <w:rsid w:val="003D7558"/>
    <w:rsid w:val="003D7630"/>
    <w:rsid w:val="003E09BE"/>
    <w:rsid w:val="003E0AA6"/>
    <w:rsid w:val="003E0AC6"/>
    <w:rsid w:val="003E0C94"/>
    <w:rsid w:val="003E0F29"/>
    <w:rsid w:val="003E1161"/>
    <w:rsid w:val="003E170C"/>
    <w:rsid w:val="003E1751"/>
    <w:rsid w:val="003E17B4"/>
    <w:rsid w:val="003E1A9D"/>
    <w:rsid w:val="003E2223"/>
    <w:rsid w:val="003E242F"/>
    <w:rsid w:val="003E27F0"/>
    <w:rsid w:val="003E284E"/>
    <w:rsid w:val="003E2917"/>
    <w:rsid w:val="003E35EE"/>
    <w:rsid w:val="003E379B"/>
    <w:rsid w:val="003E39DE"/>
    <w:rsid w:val="003E3B46"/>
    <w:rsid w:val="003E4019"/>
    <w:rsid w:val="003E408A"/>
    <w:rsid w:val="003E409D"/>
    <w:rsid w:val="003E4262"/>
    <w:rsid w:val="003E46B2"/>
    <w:rsid w:val="003E4ADA"/>
    <w:rsid w:val="003E4E85"/>
    <w:rsid w:val="003E5208"/>
    <w:rsid w:val="003E52D1"/>
    <w:rsid w:val="003E56F2"/>
    <w:rsid w:val="003E573B"/>
    <w:rsid w:val="003E5C46"/>
    <w:rsid w:val="003E5FBB"/>
    <w:rsid w:val="003E61F6"/>
    <w:rsid w:val="003E67EC"/>
    <w:rsid w:val="003E69BF"/>
    <w:rsid w:val="003E6D52"/>
    <w:rsid w:val="003E6D9B"/>
    <w:rsid w:val="003E6EF0"/>
    <w:rsid w:val="003E7611"/>
    <w:rsid w:val="003E7A86"/>
    <w:rsid w:val="003E7F89"/>
    <w:rsid w:val="003F0049"/>
    <w:rsid w:val="003F0185"/>
    <w:rsid w:val="003F06DB"/>
    <w:rsid w:val="003F0869"/>
    <w:rsid w:val="003F0940"/>
    <w:rsid w:val="003F12FE"/>
    <w:rsid w:val="003F19D4"/>
    <w:rsid w:val="003F1A16"/>
    <w:rsid w:val="003F23FD"/>
    <w:rsid w:val="003F26FE"/>
    <w:rsid w:val="003F3629"/>
    <w:rsid w:val="003F3667"/>
    <w:rsid w:val="003F4019"/>
    <w:rsid w:val="003F41CD"/>
    <w:rsid w:val="003F477A"/>
    <w:rsid w:val="003F4C00"/>
    <w:rsid w:val="003F4EF5"/>
    <w:rsid w:val="003F5026"/>
    <w:rsid w:val="003F5901"/>
    <w:rsid w:val="003F5D26"/>
    <w:rsid w:val="003F5DD2"/>
    <w:rsid w:val="003F5DD3"/>
    <w:rsid w:val="003F607E"/>
    <w:rsid w:val="003F69A4"/>
    <w:rsid w:val="003F6A24"/>
    <w:rsid w:val="003F79F7"/>
    <w:rsid w:val="003F7A41"/>
    <w:rsid w:val="003F7AB2"/>
    <w:rsid w:val="004001C3"/>
    <w:rsid w:val="00400236"/>
    <w:rsid w:val="00400B2B"/>
    <w:rsid w:val="00400DD1"/>
    <w:rsid w:val="00401005"/>
    <w:rsid w:val="00401083"/>
    <w:rsid w:val="004019C3"/>
    <w:rsid w:val="00401C4B"/>
    <w:rsid w:val="00401DC3"/>
    <w:rsid w:val="00401F77"/>
    <w:rsid w:val="00402117"/>
    <w:rsid w:val="00402152"/>
    <w:rsid w:val="00402189"/>
    <w:rsid w:val="0040267C"/>
    <w:rsid w:val="0040270E"/>
    <w:rsid w:val="004029EA"/>
    <w:rsid w:val="00403172"/>
    <w:rsid w:val="00403480"/>
    <w:rsid w:val="004037D4"/>
    <w:rsid w:val="00403B27"/>
    <w:rsid w:val="00403DF3"/>
    <w:rsid w:val="004052B0"/>
    <w:rsid w:val="004053FE"/>
    <w:rsid w:val="00405A61"/>
    <w:rsid w:val="004061F3"/>
    <w:rsid w:val="00406AED"/>
    <w:rsid w:val="00406FE9"/>
    <w:rsid w:val="00407100"/>
    <w:rsid w:val="004074C0"/>
    <w:rsid w:val="00410B4C"/>
    <w:rsid w:val="00410C89"/>
    <w:rsid w:val="00410E91"/>
    <w:rsid w:val="00410EDE"/>
    <w:rsid w:val="004113B4"/>
    <w:rsid w:val="00411718"/>
    <w:rsid w:val="00411CEA"/>
    <w:rsid w:val="00411D8B"/>
    <w:rsid w:val="00411F59"/>
    <w:rsid w:val="00412075"/>
    <w:rsid w:val="004123DE"/>
    <w:rsid w:val="004128AD"/>
    <w:rsid w:val="00413073"/>
    <w:rsid w:val="00414122"/>
    <w:rsid w:val="004145D6"/>
    <w:rsid w:val="0041462F"/>
    <w:rsid w:val="00414918"/>
    <w:rsid w:val="00414B39"/>
    <w:rsid w:val="00415005"/>
    <w:rsid w:val="00415074"/>
    <w:rsid w:val="0041514A"/>
    <w:rsid w:val="0041527D"/>
    <w:rsid w:val="00415FCD"/>
    <w:rsid w:val="00416015"/>
    <w:rsid w:val="0041690D"/>
    <w:rsid w:val="00416FFA"/>
    <w:rsid w:val="0041726D"/>
    <w:rsid w:val="00417675"/>
    <w:rsid w:val="00417B82"/>
    <w:rsid w:val="00417BD2"/>
    <w:rsid w:val="00417CFA"/>
    <w:rsid w:val="004206B3"/>
    <w:rsid w:val="00420EA9"/>
    <w:rsid w:val="00420FFB"/>
    <w:rsid w:val="00421187"/>
    <w:rsid w:val="004211B3"/>
    <w:rsid w:val="00421758"/>
    <w:rsid w:val="00421BA0"/>
    <w:rsid w:val="00421C8D"/>
    <w:rsid w:val="0042218A"/>
    <w:rsid w:val="00422345"/>
    <w:rsid w:val="0042249F"/>
    <w:rsid w:val="004225CF"/>
    <w:rsid w:val="00422629"/>
    <w:rsid w:val="004229D3"/>
    <w:rsid w:val="00422B06"/>
    <w:rsid w:val="00422FFA"/>
    <w:rsid w:val="004235BA"/>
    <w:rsid w:val="004237DB"/>
    <w:rsid w:val="00423990"/>
    <w:rsid w:val="00423B60"/>
    <w:rsid w:val="00423BB9"/>
    <w:rsid w:val="0042487D"/>
    <w:rsid w:val="00424D03"/>
    <w:rsid w:val="00424F9E"/>
    <w:rsid w:val="004252B0"/>
    <w:rsid w:val="00425E1F"/>
    <w:rsid w:val="00425E66"/>
    <w:rsid w:val="00426037"/>
    <w:rsid w:val="004261E1"/>
    <w:rsid w:val="004268FE"/>
    <w:rsid w:val="00426C0B"/>
    <w:rsid w:val="00426E73"/>
    <w:rsid w:val="0042785F"/>
    <w:rsid w:val="00427987"/>
    <w:rsid w:val="00427B00"/>
    <w:rsid w:val="004309C4"/>
    <w:rsid w:val="00430B0D"/>
    <w:rsid w:val="00430CA4"/>
    <w:rsid w:val="00431BFA"/>
    <w:rsid w:val="00431D11"/>
    <w:rsid w:val="004323DA"/>
    <w:rsid w:val="00432723"/>
    <w:rsid w:val="0043275A"/>
    <w:rsid w:val="00432841"/>
    <w:rsid w:val="0043338C"/>
    <w:rsid w:val="00433402"/>
    <w:rsid w:val="0043366C"/>
    <w:rsid w:val="00433707"/>
    <w:rsid w:val="004339D7"/>
    <w:rsid w:val="00434D1D"/>
    <w:rsid w:val="00434F98"/>
    <w:rsid w:val="00435074"/>
    <w:rsid w:val="004350C3"/>
    <w:rsid w:val="004353DD"/>
    <w:rsid w:val="0043562D"/>
    <w:rsid w:val="00435C3E"/>
    <w:rsid w:val="00435E40"/>
    <w:rsid w:val="00435EA8"/>
    <w:rsid w:val="00436774"/>
    <w:rsid w:val="00436AAA"/>
    <w:rsid w:val="00436C3E"/>
    <w:rsid w:val="0043727F"/>
    <w:rsid w:val="00437496"/>
    <w:rsid w:val="00440283"/>
    <w:rsid w:val="0044053D"/>
    <w:rsid w:val="00441142"/>
    <w:rsid w:val="004413F2"/>
    <w:rsid w:val="00441AA0"/>
    <w:rsid w:val="00441EED"/>
    <w:rsid w:val="00441FA5"/>
    <w:rsid w:val="0044255E"/>
    <w:rsid w:val="00442612"/>
    <w:rsid w:val="004428E5"/>
    <w:rsid w:val="0044313B"/>
    <w:rsid w:val="004431B3"/>
    <w:rsid w:val="0044391A"/>
    <w:rsid w:val="0044452B"/>
    <w:rsid w:val="0044454B"/>
    <w:rsid w:val="00444815"/>
    <w:rsid w:val="00444E25"/>
    <w:rsid w:val="0044503F"/>
    <w:rsid w:val="00445272"/>
    <w:rsid w:val="004455FC"/>
    <w:rsid w:val="00445F0E"/>
    <w:rsid w:val="00445F91"/>
    <w:rsid w:val="00446B4E"/>
    <w:rsid w:val="00446DD3"/>
    <w:rsid w:val="00447238"/>
    <w:rsid w:val="00447E09"/>
    <w:rsid w:val="00450326"/>
    <w:rsid w:val="00450425"/>
    <w:rsid w:val="00451B17"/>
    <w:rsid w:val="00452487"/>
    <w:rsid w:val="00452539"/>
    <w:rsid w:val="00453FAA"/>
    <w:rsid w:val="00454155"/>
    <w:rsid w:val="004541E4"/>
    <w:rsid w:val="004544DB"/>
    <w:rsid w:val="004549F6"/>
    <w:rsid w:val="00454C9E"/>
    <w:rsid w:val="00454CFB"/>
    <w:rsid w:val="004550D8"/>
    <w:rsid w:val="00455290"/>
    <w:rsid w:val="0045575D"/>
    <w:rsid w:val="00455C53"/>
    <w:rsid w:val="004568A0"/>
    <w:rsid w:val="00456DD3"/>
    <w:rsid w:val="00457701"/>
    <w:rsid w:val="0045770C"/>
    <w:rsid w:val="00457CF3"/>
    <w:rsid w:val="0046044E"/>
    <w:rsid w:val="0046076A"/>
    <w:rsid w:val="004607A2"/>
    <w:rsid w:val="004609A4"/>
    <w:rsid w:val="00460B2C"/>
    <w:rsid w:val="004613FF"/>
    <w:rsid w:val="004636A8"/>
    <w:rsid w:val="00463E90"/>
    <w:rsid w:val="004640FB"/>
    <w:rsid w:val="00464147"/>
    <w:rsid w:val="0046423A"/>
    <w:rsid w:val="004642FC"/>
    <w:rsid w:val="00464B2E"/>
    <w:rsid w:val="0046541E"/>
    <w:rsid w:val="004659C1"/>
    <w:rsid w:val="00466A22"/>
    <w:rsid w:val="00466F9F"/>
    <w:rsid w:val="00466FB6"/>
    <w:rsid w:val="00467AD7"/>
    <w:rsid w:val="004703A5"/>
    <w:rsid w:val="004704BA"/>
    <w:rsid w:val="00471137"/>
    <w:rsid w:val="004711AA"/>
    <w:rsid w:val="00471313"/>
    <w:rsid w:val="00471394"/>
    <w:rsid w:val="00471707"/>
    <w:rsid w:val="00471C48"/>
    <w:rsid w:val="00471E12"/>
    <w:rsid w:val="00471E73"/>
    <w:rsid w:val="00472A57"/>
    <w:rsid w:val="00472AEB"/>
    <w:rsid w:val="00472E42"/>
    <w:rsid w:val="00473137"/>
    <w:rsid w:val="0047452B"/>
    <w:rsid w:val="00474949"/>
    <w:rsid w:val="00474B78"/>
    <w:rsid w:val="00474E1E"/>
    <w:rsid w:val="00474ED9"/>
    <w:rsid w:val="004754D5"/>
    <w:rsid w:val="00475D01"/>
    <w:rsid w:val="00475DAF"/>
    <w:rsid w:val="00475E94"/>
    <w:rsid w:val="00476555"/>
    <w:rsid w:val="0047661C"/>
    <w:rsid w:val="00476677"/>
    <w:rsid w:val="00476F9E"/>
    <w:rsid w:val="004772BB"/>
    <w:rsid w:val="0047742B"/>
    <w:rsid w:val="0047752F"/>
    <w:rsid w:val="00477626"/>
    <w:rsid w:val="004776BE"/>
    <w:rsid w:val="004777B1"/>
    <w:rsid w:val="004778CE"/>
    <w:rsid w:val="00480019"/>
    <w:rsid w:val="0048025D"/>
    <w:rsid w:val="00480266"/>
    <w:rsid w:val="00480A2C"/>
    <w:rsid w:val="00480BCA"/>
    <w:rsid w:val="00481BFD"/>
    <w:rsid w:val="00482B65"/>
    <w:rsid w:val="00482BB3"/>
    <w:rsid w:val="00482C42"/>
    <w:rsid w:val="00483385"/>
    <w:rsid w:val="00483425"/>
    <w:rsid w:val="004842EE"/>
    <w:rsid w:val="00484546"/>
    <w:rsid w:val="0048481E"/>
    <w:rsid w:val="00484C58"/>
    <w:rsid w:val="00484F9E"/>
    <w:rsid w:val="00484FB6"/>
    <w:rsid w:val="0048550F"/>
    <w:rsid w:val="004857E1"/>
    <w:rsid w:val="00485C44"/>
    <w:rsid w:val="00485FD3"/>
    <w:rsid w:val="00485FF6"/>
    <w:rsid w:val="00486786"/>
    <w:rsid w:val="004867A4"/>
    <w:rsid w:val="00486995"/>
    <w:rsid w:val="00486C76"/>
    <w:rsid w:val="00486CC6"/>
    <w:rsid w:val="0048710C"/>
    <w:rsid w:val="004875F9"/>
    <w:rsid w:val="004901EF"/>
    <w:rsid w:val="004907CF"/>
    <w:rsid w:val="00490F20"/>
    <w:rsid w:val="00490FA5"/>
    <w:rsid w:val="0049130E"/>
    <w:rsid w:val="004925BC"/>
    <w:rsid w:val="00492D72"/>
    <w:rsid w:val="00493C7A"/>
    <w:rsid w:val="0049405C"/>
    <w:rsid w:val="0049463E"/>
    <w:rsid w:val="00494A81"/>
    <w:rsid w:val="00494D38"/>
    <w:rsid w:val="00494FA5"/>
    <w:rsid w:val="004956CD"/>
    <w:rsid w:val="0049587D"/>
    <w:rsid w:val="00496002"/>
    <w:rsid w:val="0049622B"/>
    <w:rsid w:val="00496485"/>
    <w:rsid w:val="00496814"/>
    <w:rsid w:val="00496C25"/>
    <w:rsid w:val="00497123"/>
    <w:rsid w:val="00497CFE"/>
    <w:rsid w:val="00497EF0"/>
    <w:rsid w:val="004A06DE"/>
    <w:rsid w:val="004A0729"/>
    <w:rsid w:val="004A0D19"/>
    <w:rsid w:val="004A1765"/>
    <w:rsid w:val="004A1CD4"/>
    <w:rsid w:val="004A1E7D"/>
    <w:rsid w:val="004A2F70"/>
    <w:rsid w:val="004A3740"/>
    <w:rsid w:val="004A37E5"/>
    <w:rsid w:val="004A3E85"/>
    <w:rsid w:val="004A4767"/>
    <w:rsid w:val="004A48C4"/>
    <w:rsid w:val="004A52A3"/>
    <w:rsid w:val="004A54B5"/>
    <w:rsid w:val="004A584D"/>
    <w:rsid w:val="004A5E8C"/>
    <w:rsid w:val="004A6B11"/>
    <w:rsid w:val="004A7169"/>
    <w:rsid w:val="004A7C86"/>
    <w:rsid w:val="004A7FC2"/>
    <w:rsid w:val="004B06AB"/>
    <w:rsid w:val="004B0998"/>
    <w:rsid w:val="004B09E0"/>
    <w:rsid w:val="004B0C97"/>
    <w:rsid w:val="004B12B5"/>
    <w:rsid w:val="004B14B9"/>
    <w:rsid w:val="004B1757"/>
    <w:rsid w:val="004B1CC5"/>
    <w:rsid w:val="004B1DB9"/>
    <w:rsid w:val="004B1E92"/>
    <w:rsid w:val="004B2069"/>
    <w:rsid w:val="004B20E3"/>
    <w:rsid w:val="004B24CD"/>
    <w:rsid w:val="004B28CA"/>
    <w:rsid w:val="004B32A1"/>
    <w:rsid w:val="004B3446"/>
    <w:rsid w:val="004B3EBC"/>
    <w:rsid w:val="004B4123"/>
    <w:rsid w:val="004B45FA"/>
    <w:rsid w:val="004B485A"/>
    <w:rsid w:val="004B4979"/>
    <w:rsid w:val="004B4F4C"/>
    <w:rsid w:val="004B500D"/>
    <w:rsid w:val="004B526A"/>
    <w:rsid w:val="004B55A9"/>
    <w:rsid w:val="004B5888"/>
    <w:rsid w:val="004B5BFA"/>
    <w:rsid w:val="004B5E55"/>
    <w:rsid w:val="004B5F17"/>
    <w:rsid w:val="004B5F86"/>
    <w:rsid w:val="004B6639"/>
    <w:rsid w:val="004B67CB"/>
    <w:rsid w:val="004B725B"/>
    <w:rsid w:val="004B7562"/>
    <w:rsid w:val="004B7833"/>
    <w:rsid w:val="004B7A2B"/>
    <w:rsid w:val="004B7A2E"/>
    <w:rsid w:val="004B7B4B"/>
    <w:rsid w:val="004B7F64"/>
    <w:rsid w:val="004C0A17"/>
    <w:rsid w:val="004C0E1F"/>
    <w:rsid w:val="004C1898"/>
    <w:rsid w:val="004C1BB6"/>
    <w:rsid w:val="004C1D64"/>
    <w:rsid w:val="004C1F7E"/>
    <w:rsid w:val="004C2552"/>
    <w:rsid w:val="004C259E"/>
    <w:rsid w:val="004C34BC"/>
    <w:rsid w:val="004C3616"/>
    <w:rsid w:val="004C3C82"/>
    <w:rsid w:val="004C3F19"/>
    <w:rsid w:val="004C3F1E"/>
    <w:rsid w:val="004C45C9"/>
    <w:rsid w:val="004C45D6"/>
    <w:rsid w:val="004C4918"/>
    <w:rsid w:val="004C4BDF"/>
    <w:rsid w:val="004C5550"/>
    <w:rsid w:val="004C5C3E"/>
    <w:rsid w:val="004C5E3B"/>
    <w:rsid w:val="004C6197"/>
    <w:rsid w:val="004C6323"/>
    <w:rsid w:val="004C6599"/>
    <w:rsid w:val="004C7085"/>
    <w:rsid w:val="004C7532"/>
    <w:rsid w:val="004C7D1D"/>
    <w:rsid w:val="004C7D8D"/>
    <w:rsid w:val="004C7F0C"/>
    <w:rsid w:val="004D0342"/>
    <w:rsid w:val="004D0BDF"/>
    <w:rsid w:val="004D0E3D"/>
    <w:rsid w:val="004D11AC"/>
    <w:rsid w:val="004D1E72"/>
    <w:rsid w:val="004D203C"/>
    <w:rsid w:val="004D23C9"/>
    <w:rsid w:val="004D29F6"/>
    <w:rsid w:val="004D2A3A"/>
    <w:rsid w:val="004D2E3F"/>
    <w:rsid w:val="004D3052"/>
    <w:rsid w:val="004D32ED"/>
    <w:rsid w:val="004D337D"/>
    <w:rsid w:val="004D385E"/>
    <w:rsid w:val="004D391B"/>
    <w:rsid w:val="004D3A6D"/>
    <w:rsid w:val="004D440A"/>
    <w:rsid w:val="004D4414"/>
    <w:rsid w:val="004D4683"/>
    <w:rsid w:val="004D4EA9"/>
    <w:rsid w:val="004D559F"/>
    <w:rsid w:val="004D6999"/>
    <w:rsid w:val="004D6A33"/>
    <w:rsid w:val="004D7230"/>
    <w:rsid w:val="004D7382"/>
    <w:rsid w:val="004D7594"/>
    <w:rsid w:val="004D7605"/>
    <w:rsid w:val="004D7972"/>
    <w:rsid w:val="004E065C"/>
    <w:rsid w:val="004E08D7"/>
    <w:rsid w:val="004E09F0"/>
    <w:rsid w:val="004E0C1F"/>
    <w:rsid w:val="004E0D78"/>
    <w:rsid w:val="004E1FA5"/>
    <w:rsid w:val="004E212F"/>
    <w:rsid w:val="004E26D3"/>
    <w:rsid w:val="004E2CFF"/>
    <w:rsid w:val="004E33E3"/>
    <w:rsid w:val="004E369A"/>
    <w:rsid w:val="004E379E"/>
    <w:rsid w:val="004E3CEA"/>
    <w:rsid w:val="004E4328"/>
    <w:rsid w:val="004E4871"/>
    <w:rsid w:val="004E5CD0"/>
    <w:rsid w:val="004E5E7C"/>
    <w:rsid w:val="004E6A06"/>
    <w:rsid w:val="004E6E08"/>
    <w:rsid w:val="004E72A2"/>
    <w:rsid w:val="004E7389"/>
    <w:rsid w:val="004E74A3"/>
    <w:rsid w:val="004E792E"/>
    <w:rsid w:val="004F0289"/>
    <w:rsid w:val="004F0331"/>
    <w:rsid w:val="004F04B2"/>
    <w:rsid w:val="004F0553"/>
    <w:rsid w:val="004F1593"/>
    <w:rsid w:val="004F18EB"/>
    <w:rsid w:val="004F1B1F"/>
    <w:rsid w:val="004F1D89"/>
    <w:rsid w:val="004F25E3"/>
    <w:rsid w:val="004F27E1"/>
    <w:rsid w:val="004F27F3"/>
    <w:rsid w:val="004F3260"/>
    <w:rsid w:val="004F3407"/>
    <w:rsid w:val="004F3CA1"/>
    <w:rsid w:val="004F4831"/>
    <w:rsid w:val="004F4B80"/>
    <w:rsid w:val="004F4D4C"/>
    <w:rsid w:val="004F576D"/>
    <w:rsid w:val="004F5BC4"/>
    <w:rsid w:val="004F5EA8"/>
    <w:rsid w:val="004F614E"/>
    <w:rsid w:val="004F62B6"/>
    <w:rsid w:val="004F62DF"/>
    <w:rsid w:val="004F6DA6"/>
    <w:rsid w:val="004F70AB"/>
    <w:rsid w:val="004F75AA"/>
    <w:rsid w:val="004F7E03"/>
    <w:rsid w:val="005001A7"/>
    <w:rsid w:val="005001DF"/>
    <w:rsid w:val="00500364"/>
    <w:rsid w:val="00500704"/>
    <w:rsid w:val="00500D84"/>
    <w:rsid w:val="00500FF9"/>
    <w:rsid w:val="0050145A"/>
    <w:rsid w:val="00501897"/>
    <w:rsid w:val="005023E5"/>
    <w:rsid w:val="00502639"/>
    <w:rsid w:val="00502F98"/>
    <w:rsid w:val="00503419"/>
    <w:rsid w:val="00503916"/>
    <w:rsid w:val="00503E9E"/>
    <w:rsid w:val="005040F6"/>
    <w:rsid w:val="0050421A"/>
    <w:rsid w:val="0050429D"/>
    <w:rsid w:val="0050438E"/>
    <w:rsid w:val="00504481"/>
    <w:rsid w:val="00504EAA"/>
    <w:rsid w:val="00505276"/>
    <w:rsid w:val="005053FC"/>
    <w:rsid w:val="00505400"/>
    <w:rsid w:val="00505B12"/>
    <w:rsid w:val="00505CA0"/>
    <w:rsid w:val="00505CF1"/>
    <w:rsid w:val="00505DEA"/>
    <w:rsid w:val="005061D1"/>
    <w:rsid w:val="005065AB"/>
    <w:rsid w:val="00507445"/>
    <w:rsid w:val="0050751D"/>
    <w:rsid w:val="00507D5D"/>
    <w:rsid w:val="00507FBA"/>
    <w:rsid w:val="00510A4B"/>
    <w:rsid w:val="00510B2A"/>
    <w:rsid w:val="0051123C"/>
    <w:rsid w:val="0051141D"/>
    <w:rsid w:val="00511872"/>
    <w:rsid w:val="00511CCD"/>
    <w:rsid w:val="00511F73"/>
    <w:rsid w:val="005121E8"/>
    <w:rsid w:val="0051242E"/>
    <w:rsid w:val="00512549"/>
    <w:rsid w:val="0051269B"/>
    <w:rsid w:val="005126E1"/>
    <w:rsid w:val="0051274B"/>
    <w:rsid w:val="0051298F"/>
    <w:rsid w:val="0051343C"/>
    <w:rsid w:val="00513626"/>
    <w:rsid w:val="00513A07"/>
    <w:rsid w:val="00514047"/>
    <w:rsid w:val="005145E4"/>
    <w:rsid w:val="00514617"/>
    <w:rsid w:val="00514E53"/>
    <w:rsid w:val="00515124"/>
    <w:rsid w:val="00515193"/>
    <w:rsid w:val="00515244"/>
    <w:rsid w:val="005154E7"/>
    <w:rsid w:val="0051550F"/>
    <w:rsid w:val="00515600"/>
    <w:rsid w:val="005158AA"/>
    <w:rsid w:val="00515995"/>
    <w:rsid w:val="005160EC"/>
    <w:rsid w:val="00516A9B"/>
    <w:rsid w:val="00516BDB"/>
    <w:rsid w:val="00516D76"/>
    <w:rsid w:val="005170E9"/>
    <w:rsid w:val="0051724F"/>
    <w:rsid w:val="00517284"/>
    <w:rsid w:val="005173AA"/>
    <w:rsid w:val="00517709"/>
    <w:rsid w:val="00517C6E"/>
    <w:rsid w:val="00520140"/>
    <w:rsid w:val="005209C1"/>
    <w:rsid w:val="00520A27"/>
    <w:rsid w:val="00521006"/>
    <w:rsid w:val="00521447"/>
    <w:rsid w:val="00521CE7"/>
    <w:rsid w:val="0052202F"/>
    <w:rsid w:val="0052217B"/>
    <w:rsid w:val="00522758"/>
    <w:rsid w:val="00522EF8"/>
    <w:rsid w:val="00522F40"/>
    <w:rsid w:val="00523C51"/>
    <w:rsid w:val="005241D4"/>
    <w:rsid w:val="005249E2"/>
    <w:rsid w:val="005253D1"/>
    <w:rsid w:val="005258F4"/>
    <w:rsid w:val="00526ACA"/>
    <w:rsid w:val="00526EA5"/>
    <w:rsid w:val="0052768E"/>
    <w:rsid w:val="0052793B"/>
    <w:rsid w:val="00527BC0"/>
    <w:rsid w:val="0053099B"/>
    <w:rsid w:val="0053129B"/>
    <w:rsid w:val="00532AB3"/>
    <w:rsid w:val="00533108"/>
    <w:rsid w:val="005331B9"/>
    <w:rsid w:val="00533AFC"/>
    <w:rsid w:val="00534CD6"/>
    <w:rsid w:val="005350E2"/>
    <w:rsid w:val="00535274"/>
    <w:rsid w:val="00535E0E"/>
    <w:rsid w:val="00536A9C"/>
    <w:rsid w:val="00536B1E"/>
    <w:rsid w:val="00536C73"/>
    <w:rsid w:val="00536D5F"/>
    <w:rsid w:val="00536F5F"/>
    <w:rsid w:val="00537135"/>
    <w:rsid w:val="00537190"/>
    <w:rsid w:val="00540297"/>
    <w:rsid w:val="005403E9"/>
    <w:rsid w:val="00540850"/>
    <w:rsid w:val="00540C2B"/>
    <w:rsid w:val="005411F5"/>
    <w:rsid w:val="0054135F"/>
    <w:rsid w:val="005413E9"/>
    <w:rsid w:val="0054168D"/>
    <w:rsid w:val="00541759"/>
    <w:rsid w:val="00542888"/>
    <w:rsid w:val="00542896"/>
    <w:rsid w:val="00542979"/>
    <w:rsid w:val="00542C76"/>
    <w:rsid w:val="00542DA6"/>
    <w:rsid w:val="00542F82"/>
    <w:rsid w:val="005430BB"/>
    <w:rsid w:val="0054383D"/>
    <w:rsid w:val="00543C7F"/>
    <w:rsid w:val="005441D4"/>
    <w:rsid w:val="005447CE"/>
    <w:rsid w:val="005447E6"/>
    <w:rsid w:val="00544910"/>
    <w:rsid w:val="00545675"/>
    <w:rsid w:val="00545EBC"/>
    <w:rsid w:val="0054688A"/>
    <w:rsid w:val="00546A97"/>
    <w:rsid w:val="005470E5"/>
    <w:rsid w:val="00547225"/>
    <w:rsid w:val="005472D9"/>
    <w:rsid w:val="005475CB"/>
    <w:rsid w:val="00547C68"/>
    <w:rsid w:val="0055008E"/>
    <w:rsid w:val="0055012B"/>
    <w:rsid w:val="0055036B"/>
    <w:rsid w:val="00550380"/>
    <w:rsid w:val="00551681"/>
    <w:rsid w:val="00551744"/>
    <w:rsid w:val="00552373"/>
    <w:rsid w:val="00552535"/>
    <w:rsid w:val="005525A6"/>
    <w:rsid w:val="005527F2"/>
    <w:rsid w:val="0055287D"/>
    <w:rsid w:val="00552989"/>
    <w:rsid w:val="00552ADA"/>
    <w:rsid w:val="00552B25"/>
    <w:rsid w:val="00552DDF"/>
    <w:rsid w:val="00552ED3"/>
    <w:rsid w:val="00553456"/>
    <w:rsid w:val="005539FC"/>
    <w:rsid w:val="00553FDA"/>
    <w:rsid w:val="005544A3"/>
    <w:rsid w:val="00554502"/>
    <w:rsid w:val="00554695"/>
    <w:rsid w:val="00554B67"/>
    <w:rsid w:val="00555DF1"/>
    <w:rsid w:val="0055658C"/>
    <w:rsid w:val="00556B02"/>
    <w:rsid w:val="00556C9E"/>
    <w:rsid w:val="00556F6F"/>
    <w:rsid w:val="00556F88"/>
    <w:rsid w:val="005573A7"/>
    <w:rsid w:val="005603BA"/>
    <w:rsid w:val="00560DE8"/>
    <w:rsid w:val="00561139"/>
    <w:rsid w:val="005613FF"/>
    <w:rsid w:val="00561C82"/>
    <w:rsid w:val="00561D50"/>
    <w:rsid w:val="00562021"/>
    <w:rsid w:val="005626C5"/>
    <w:rsid w:val="00562DC4"/>
    <w:rsid w:val="005630AF"/>
    <w:rsid w:val="00563771"/>
    <w:rsid w:val="00564177"/>
    <w:rsid w:val="005644B1"/>
    <w:rsid w:val="005644CA"/>
    <w:rsid w:val="005645DA"/>
    <w:rsid w:val="00564C3E"/>
    <w:rsid w:val="00564EB1"/>
    <w:rsid w:val="005655B1"/>
    <w:rsid w:val="005659DD"/>
    <w:rsid w:val="00566221"/>
    <w:rsid w:val="0056623A"/>
    <w:rsid w:val="005663FA"/>
    <w:rsid w:val="005669B6"/>
    <w:rsid w:val="00566B5F"/>
    <w:rsid w:val="00567960"/>
    <w:rsid w:val="005707F2"/>
    <w:rsid w:val="00571015"/>
    <w:rsid w:val="00571148"/>
    <w:rsid w:val="00571B04"/>
    <w:rsid w:val="00572147"/>
    <w:rsid w:val="00572204"/>
    <w:rsid w:val="005728FE"/>
    <w:rsid w:val="0057366A"/>
    <w:rsid w:val="00573BCB"/>
    <w:rsid w:val="00574611"/>
    <w:rsid w:val="005749D5"/>
    <w:rsid w:val="00574FD1"/>
    <w:rsid w:val="005755F2"/>
    <w:rsid w:val="00575B2C"/>
    <w:rsid w:val="00575C91"/>
    <w:rsid w:val="00576020"/>
    <w:rsid w:val="00577030"/>
    <w:rsid w:val="0057764F"/>
    <w:rsid w:val="00577C6B"/>
    <w:rsid w:val="00580062"/>
    <w:rsid w:val="00580A9B"/>
    <w:rsid w:val="00580E56"/>
    <w:rsid w:val="005821D0"/>
    <w:rsid w:val="005828F1"/>
    <w:rsid w:val="0058299B"/>
    <w:rsid w:val="00583226"/>
    <w:rsid w:val="00583461"/>
    <w:rsid w:val="00583815"/>
    <w:rsid w:val="005839C7"/>
    <w:rsid w:val="00584365"/>
    <w:rsid w:val="00584C2F"/>
    <w:rsid w:val="00584C86"/>
    <w:rsid w:val="00585120"/>
    <w:rsid w:val="0058583C"/>
    <w:rsid w:val="00585C60"/>
    <w:rsid w:val="005862CD"/>
    <w:rsid w:val="00586D71"/>
    <w:rsid w:val="00587039"/>
    <w:rsid w:val="005870DF"/>
    <w:rsid w:val="0058714D"/>
    <w:rsid w:val="00587205"/>
    <w:rsid w:val="005877A6"/>
    <w:rsid w:val="0058787A"/>
    <w:rsid w:val="005879E8"/>
    <w:rsid w:val="00587C12"/>
    <w:rsid w:val="00587C40"/>
    <w:rsid w:val="00587D13"/>
    <w:rsid w:val="00587D77"/>
    <w:rsid w:val="00587E3E"/>
    <w:rsid w:val="00587EF7"/>
    <w:rsid w:val="00587F36"/>
    <w:rsid w:val="005903BB"/>
    <w:rsid w:val="005907BC"/>
    <w:rsid w:val="005907CF"/>
    <w:rsid w:val="0059088C"/>
    <w:rsid w:val="00590A1E"/>
    <w:rsid w:val="005910C5"/>
    <w:rsid w:val="00591A14"/>
    <w:rsid w:val="0059243D"/>
    <w:rsid w:val="005925C0"/>
    <w:rsid w:val="00592A00"/>
    <w:rsid w:val="00592DE6"/>
    <w:rsid w:val="00592EA8"/>
    <w:rsid w:val="0059348B"/>
    <w:rsid w:val="0059364E"/>
    <w:rsid w:val="00594460"/>
    <w:rsid w:val="00594504"/>
    <w:rsid w:val="0059461C"/>
    <w:rsid w:val="00594862"/>
    <w:rsid w:val="00595241"/>
    <w:rsid w:val="00595D49"/>
    <w:rsid w:val="00595FF8"/>
    <w:rsid w:val="005963BB"/>
    <w:rsid w:val="00596D11"/>
    <w:rsid w:val="00596F8B"/>
    <w:rsid w:val="00597602"/>
    <w:rsid w:val="005977A1"/>
    <w:rsid w:val="00597964"/>
    <w:rsid w:val="00597DFA"/>
    <w:rsid w:val="00597FA0"/>
    <w:rsid w:val="005A039A"/>
    <w:rsid w:val="005A09CF"/>
    <w:rsid w:val="005A1420"/>
    <w:rsid w:val="005A1442"/>
    <w:rsid w:val="005A191B"/>
    <w:rsid w:val="005A26CC"/>
    <w:rsid w:val="005A28BD"/>
    <w:rsid w:val="005A316C"/>
    <w:rsid w:val="005A31E7"/>
    <w:rsid w:val="005A4030"/>
    <w:rsid w:val="005A4557"/>
    <w:rsid w:val="005A480D"/>
    <w:rsid w:val="005A49AF"/>
    <w:rsid w:val="005A4BE1"/>
    <w:rsid w:val="005A4DF0"/>
    <w:rsid w:val="005A53D9"/>
    <w:rsid w:val="005A540D"/>
    <w:rsid w:val="005A5FE0"/>
    <w:rsid w:val="005A63D4"/>
    <w:rsid w:val="005A6692"/>
    <w:rsid w:val="005A6840"/>
    <w:rsid w:val="005A6BF6"/>
    <w:rsid w:val="005A6DB8"/>
    <w:rsid w:val="005A7484"/>
    <w:rsid w:val="005A795E"/>
    <w:rsid w:val="005B028C"/>
    <w:rsid w:val="005B08C2"/>
    <w:rsid w:val="005B13B7"/>
    <w:rsid w:val="005B15A8"/>
    <w:rsid w:val="005B16F3"/>
    <w:rsid w:val="005B1F9B"/>
    <w:rsid w:val="005B2082"/>
    <w:rsid w:val="005B2260"/>
    <w:rsid w:val="005B2C05"/>
    <w:rsid w:val="005B2C38"/>
    <w:rsid w:val="005B33A1"/>
    <w:rsid w:val="005B4306"/>
    <w:rsid w:val="005B4FC6"/>
    <w:rsid w:val="005B5144"/>
    <w:rsid w:val="005B53C6"/>
    <w:rsid w:val="005B59BE"/>
    <w:rsid w:val="005B5B12"/>
    <w:rsid w:val="005B5CD5"/>
    <w:rsid w:val="005B679D"/>
    <w:rsid w:val="005B6A93"/>
    <w:rsid w:val="005B6C70"/>
    <w:rsid w:val="005B6E09"/>
    <w:rsid w:val="005B6EBE"/>
    <w:rsid w:val="005B75CF"/>
    <w:rsid w:val="005B7674"/>
    <w:rsid w:val="005B7AB9"/>
    <w:rsid w:val="005C0294"/>
    <w:rsid w:val="005C042D"/>
    <w:rsid w:val="005C0BA4"/>
    <w:rsid w:val="005C0BD7"/>
    <w:rsid w:val="005C0E06"/>
    <w:rsid w:val="005C10F9"/>
    <w:rsid w:val="005C13F3"/>
    <w:rsid w:val="005C178F"/>
    <w:rsid w:val="005C1A42"/>
    <w:rsid w:val="005C269A"/>
    <w:rsid w:val="005C2843"/>
    <w:rsid w:val="005C2887"/>
    <w:rsid w:val="005C2995"/>
    <w:rsid w:val="005C3425"/>
    <w:rsid w:val="005C358C"/>
    <w:rsid w:val="005C3ED5"/>
    <w:rsid w:val="005C44BE"/>
    <w:rsid w:val="005C45F7"/>
    <w:rsid w:val="005C461E"/>
    <w:rsid w:val="005C4B05"/>
    <w:rsid w:val="005C4D37"/>
    <w:rsid w:val="005C5218"/>
    <w:rsid w:val="005C57B3"/>
    <w:rsid w:val="005C5CE1"/>
    <w:rsid w:val="005C6315"/>
    <w:rsid w:val="005C6831"/>
    <w:rsid w:val="005C6CE8"/>
    <w:rsid w:val="005C6D55"/>
    <w:rsid w:val="005C7122"/>
    <w:rsid w:val="005C7698"/>
    <w:rsid w:val="005C78F6"/>
    <w:rsid w:val="005C7ECB"/>
    <w:rsid w:val="005D0139"/>
    <w:rsid w:val="005D0724"/>
    <w:rsid w:val="005D07E9"/>
    <w:rsid w:val="005D0FD4"/>
    <w:rsid w:val="005D0FD5"/>
    <w:rsid w:val="005D1049"/>
    <w:rsid w:val="005D1748"/>
    <w:rsid w:val="005D18DF"/>
    <w:rsid w:val="005D1CB5"/>
    <w:rsid w:val="005D1EB8"/>
    <w:rsid w:val="005D2237"/>
    <w:rsid w:val="005D224A"/>
    <w:rsid w:val="005D2312"/>
    <w:rsid w:val="005D24B5"/>
    <w:rsid w:val="005D2551"/>
    <w:rsid w:val="005D27B5"/>
    <w:rsid w:val="005D29A1"/>
    <w:rsid w:val="005D2A37"/>
    <w:rsid w:val="005D2A8D"/>
    <w:rsid w:val="005D2FAE"/>
    <w:rsid w:val="005D303A"/>
    <w:rsid w:val="005D31A2"/>
    <w:rsid w:val="005D3C16"/>
    <w:rsid w:val="005D40AE"/>
    <w:rsid w:val="005D40EE"/>
    <w:rsid w:val="005D44FA"/>
    <w:rsid w:val="005D4E04"/>
    <w:rsid w:val="005D4EAE"/>
    <w:rsid w:val="005D4EDE"/>
    <w:rsid w:val="005D527F"/>
    <w:rsid w:val="005D532A"/>
    <w:rsid w:val="005D54AF"/>
    <w:rsid w:val="005D579D"/>
    <w:rsid w:val="005D57FB"/>
    <w:rsid w:val="005D59D9"/>
    <w:rsid w:val="005D5A66"/>
    <w:rsid w:val="005D5A7A"/>
    <w:rsid w:val="005D5D5A"/>
    <w:rsid w:val="005D6211"/>
    <w:rsid w:val="005D6234"/>
    <w:rsid w:val="005D67C1"/>
    <w:rsid w:val="005D6A1C"/>
    <w:rsid w:val="005D6A32"/>
    <w:rsid w:val="005D7099"/>
    <w:rsid w:val="005D71F0"/>
    <w:rsid w:val="005D77F2"/>
    <w:rsid w:val="005D7F4F"/>
    <w:rsid w:val="005E034D"/>
    <w:rsid w:val="005E0388"/>
    <w:rsid w:val="005E04DC"/>
    <w:rsid w:val="005E088E"/>
    <w:rsid w:val="005E136F"/>
    <w:rsid w:val="005E1970"/>
    <w:rsid w:val="005E19AB"/>
    <w:rsid w:val="005E1A0E"/>
    <w:rsid w:val="005E1E42"/>
    <w:rsid w:val="005E256A"/>
    <w:rsid w:val="005E25DB"/>
    <w:rsid w:val="005E2CC3"/>
    <w:rsid w:val="005E3C6B"/>
    <w:rsid w:val="005E404E"/>
    <w:rsid w:val="005E41C8"/>
    <w:rsid w:val="005E45A0"/>
    <w:rsid w:val="005E4910"/>
    <w:rsid w:val="005E4B03"/>
    <w:rsid w:val="005E4C45"/>
    <w:rsid w:val="005E4EF2"/>
    <w:rsid w:val="005E4F3F"/>
    <w:rsid w:val="005E5460"/>
    <w:rsid w:val="005E5872"/>
    <w:rsid w:val="005E5B65"/>
    <w:rsid w:val="005E5D7B"/>
    <w:rsid w:val="005E62E8"/>
    <w:rsid w:val="005E6625"/>
    <w:rsid w:val="005E70D7"/>
    <w:rsid w:val="005E72E2"/>
    <w:rsid w:val="005E7386"/>
    <w:rsid w:val="005E753F"/>
    <w:rsid w:val="005E75B3"/>
    <w:rsid w:val="005E7BF8"/>
    <w:rsid w:val="005E7C82"/>
    <w:rsid w:val="005F02F3"/>
    <w:rsid w:val="005F1175"/>
    <w:rsid w:val="005F1993"/>
    <w:rsid w:val="005F19D7"/>
    <w:rsid w:val="005F1B3D"/>
    <w:rsid w:val="005F237D"/>
    <w:rsid w:val="005F2BD5"/>
    <w:rsid w:val="005F2EBD"/>
    <w:rsid w:val="005F2F13"/>
    <w:rsid w:val="005F3081"/>
    <w:rsid w:val="005F3160"/>
    <w:rsid w:val="005F3213"/>
    <w:rsid w:val="005F3396"/>
    <w:rsid w:val="005F3BFD"/>
    <w:rsid w:val="005F3C42"/>
    <w:rsid w:val="005F4A19"/>
    <w:rsid w:val="005F4F56"/>
    <w:rsid w:val="005F59A6"/>
    <w:rsid w:val="005F5A91"/>
    <w:rsid w:val="005F5BBA"/>
    <w:rsid w:val="005F6380"/>
    <w:rsid w:val="005F63F2"/>
    <w:rsid w:val="005F6A2B"/>
    <w:rsid w:val="006002AA"/>
    <w:rsid w:val="00600775"/>
    <w:rsid w:val="00601B75"/>
    <w:rsid w:val="00601E8C"/>
    <w:rsid w:val="00602410"/>
    <w:rsid w:val="00602771"/>
    <w:rsid w:val="00602BBF"/>
    <w:rsid w:val="00603DAA"/>
    <w:rsid w:val="00603E2B"/>
    <w:rsid w:val="00604194"/>
    <w:rsid w:val="006046FF"/>
    <w:rsid w:val="006048C3"/>
    <w:rsid w:val="0060523A"/>
    <w:rsid w:val="006052F6"/>
    <w:rsid w:val="00605D29"/>
    <w:rsid w:val="00605E41"/>
    <w:rsid w:val="00605FAB"/>
    <w:rsid w:val="006060C6"/>
    <w:rsid w:val="00606509"/>
    <w:rsid w:val="00606615"/>
    <w:rsid w:val="00606723"/>
    <w:rsid w:val="00606831"/>
    <w:rsid w:val="00606834"/>
    <w:rsid w:val="00606AFA"/>
    <w:rsid w:val="00606B23"/>
    <w:rsid w:val="00606FBF"/>
    <w:rsid w:val="006071B4"/>
    <w:rsid w:val="006076E5"/>
    <w:rsid w:val="00607AA1"/>
    <w:rsid w:val="00607EE5"/>
    <w:rsid w:val="0061019E"/>
    <w:rsid w:val="0061043F"/>
    <w:rsid w:val="00610BC3"/>
    <w:rsid w:val="00610BDD"/>
    <w:rsid w:val="00610BFB"/>
    <w:rsid w:val="00610EA6"/>
    <w:rsid w:val="00610F26"/>
    <w:rsid w:val="00610F36"/>
    <w:rsid w:val="00611A45"/>
    <w:rsid w:val="0061210C"/>
    <w:rsid w:val="006124DB"/>
    <w:rsid w:val="00612701"/>
    <w:rsid w:val="00612B69"/>
    <w:rsid w:val="00612E84"/>
    <w:rsid w:val="00613229"/>
    <w:rsid w:val="00613362"/>
    <w:rsid w:val="006139A7"/>
    <w:rsid w:val="00613CE1"/>
    <w:rsid w:val="00613F22"/>
    <w:rsid w:val="006141EE"/>
    <w:rsid w:val="00614215"/>
    <w:rsid w:val="006148CF"/>
    <w:rsid w:val="00614919"/>
    <w:rsid w:val="00614AAD"/>
    <w:rsid w:val="006154E0"/>
    <w:rsid w:val="00615579"/>
    <w:rsid w:val="00615DC5"/>
    <w:rsid w:val="00615E21"/>
    <w:rsid w:val="00615F30"/>
    <w:rsid w:val="0061646A"/>
    <w:rsid w:val="0061689E"/>
    <w:rsid w:val="006172FC"/>
    <w:rsid w:val="0061788B"/>
    <w:rsid w:val="00617F27"/>
    <w:rsid w:val="0062060B"/>
    <w:rsid w:val="006216D8"/>
    <w:rsid w:val="00621BFC"/>
    <w:rsid w:val="0062284E"/>
    <w:rsid w:val="00622BB7"/>
    <w:rsid w:val="00622C60"/>
    <w:rsid w:val="00622DC8"/>
    <w:rsid w:val="00622F1A"/>
    <w:rsid w:val="006233F6"/>
    <w:rsid w:val="00623ED4"/>
    <w:rsid w:val="00624252"/>
    <w:rsid w:val="006243F2"/>
    <w:rsid w:val="00624514"/>
    <w:rsid w:val="00624CA9"/>
    <w:rsid w:val="00624E47"/>
    <w:rsid w:val="00625102"/>
    <w:rsid w:val="0062582D"/>
    <w:rsid w:val="00625AAB"/>
    <w:rsid w:val="00625CC1"/>
    <w:rsid w:val="0062600B"/>
    <w:rsid w:val="006261B9"/>
    <w:rsid w:val="006262BF"/>
    <w:rsid w:val="00626334"/>
    <w:rsid w:val="00626895"/>
    <w:rsid w:val="006269C9"/>
    <w:rsid w:val="00626ABD"/>
    <w:rsid w:val="00626F7E"/>
    <w:rsid w:val="0062767B"/>
    <w:rsid w:val="006276E8"/>
    <w:rsid w:val="006276F6"/>
    <w:rsid w:val="006277C5"/>
    <w:rsid w:val="00627AA2"/>
    <w:rsid w:val="006305C0"/>
    <w:rsid w:val="00630847"/>
    <w:rsid w:val="00630886"/>
    <w:rsid w:val="00630945"/>
    <w:rsid w:val="006313DF"/>
    <w:rsid w:val="00631592"/>
    <w:rsid w:val="00632099"/>
    <w:rsid w:val="00632156"/>
    <w:rsid w:val="00632733"/>
    <w:rsid w:val="006327A3"/>
    <w:rsid w:val="006329FE"/>
    <w:rsid w:val="00632B2B"/>
    <w:rsid w:val="00632B8A"/>
    <w:rsid w:val="00633162"/>
    <w:rsid w:val="00633F88"/>
    <w:rsid w:val="00634AE2"/>
    <w:rsid w:val="00634F85"/>
    <w:rsid w:val="00635525"/>
    <w:rsid w:val="00635586"/>
    <w:rsid w:val="006359FF"/>
    <w:rsid w:val="00635CE7"/>
    <w:rsid w:val="00635D3F"/>
    <w:rsid w:val="00636047"/>
    <w:rsid w:val="00636546"/>
    <w:rsid w:val="0063656A"/>
    <w:rsid w:val="006368CF"/>
    <w:rsid w:val="00636AAB"/>
    <w:rsid w:val="00636BA3"/>
    <w:rsid w:val="00636BF3"/>
    <w:rsid w:val="00636C20"/>
    <w:rsid w:val="00636F1C"/>
    <w:rsid w:val="00637197"/>
    <w:rsid w:val="006371B6"/>
    <w:rsid w:val="00637449"/>
    <w:rsid w:val="00637659"/>
    <w:rsid w:val="00637687"/>
    <w:rsid w:val="006376B6"/>
    <w:rsid w:val="0063795E"/>
    <w:rsid w:val="00637DFC"/>
    <w:rsid w:val="00640409"/>
    <w:rsid w:val="00640485"/>
    <w:rsid w:val="0064050D"/>
    <w:rsid w:val="0064052E"/>
    <w:rsid w:val="0064078E"/>
    <w:rsid w:val="006408EC"/>
    <w:rsid w:val="0064107C"/>
    <w:rsid w:val="00641393"/>
    <w:rsid w:val="00641611"/>
    <w:rsid w:val="0064188E"/>
    <w:rsid w:val="00641AE4"/>
    <w:rsid w:val="006424F2"/>
    <w:rsid w:val="00642ADF"/>
    <w:rsid w:val="00642F3E"/>
    <w:rsid w:val="006432AD"/>
    <w:rsid w:val="006432E4"/>
    <w:rsid w:val="006436C7"/>
    <w:rsid w:val="00643844"/>
    <w:rsid w:val="00643C18"/>
    <w:rsid w:val="00643E71"/>
    <w:rsid w:val="00643E80"/>
    <w:rsid w:val="00644194"/>
    <w:rsid w:val="00644339"/>
    <w:rsid w:val="00644CF1"/>
    <w:rsid w:val="0064533B"/>
    <w:rsid w:val="00645549"/>
    <w:rsid w:val="00645819"/>
    <w:rsid w:val="00645BD4"/>
    <w:rsid w:val="00645D70"/>
    <w:rsid w:val="00645DAD"/>
    <w:rsid w:val="00646264"/>
    <w:rsid w:val="0064642C"/>
    <w:rsid w:val="00646510"/>
    <w:rsid w:val="00646616"/>
    <w:rsid w:val="00646890"/>
    <w:rsid w:val="00646A65"/>
    <w:rsid w:val="00646E9A"/>
    <w:rsid w:val="0064704E"/>
    <w:rsid w:val="006471DA"/>
    <w:rsid w:val="006472EA"/>
    <w:rsid w:val="00647819"/>
    <w:rsid w:val="00647B49"/>
    <w:rsid w:val="00650688"/>
    <w:rsid w:val="00650DE1"/>
    <w:rsid w:val="00651061"/>
    <w:rsid w:val="00651283"/>
    <w:rsid w:val="006512DA"/>
    <w:rsid w:val="006527A4"/>
    <w:rsid w:val="006531FA"/>
    <w:rsid w:val="006537AD"/>
    <w:rsid w:val="00653D2C"/>
    <w:rsid w:val="0065435A"/>
    <w:rsid w:val="006547C2"/>
    <w:rsid w:val="0065484D"/>
    <w:rsid w:val="006549FF"/>
    <w:rsid w:val="00654C02"/>
    <w:rsid w:val="0065510F"/>
    <w:rsid w:val="00655132"/>
    <w:rsid w:val="00655574"/>
    <w:rsid w:val="006559DB"/>
    <w:rsid w:val="00655B29"/>
    <w:rsid w:val="00655FC5"/>
    <w:rsid w:val="0065646F"/>
    <w:rsid w:val="006566EC"/>
    <w:rsid w:val="006569D7"/>
    <w:rsid w:val="00656B8D"/>
    <w:rsid w:val="0065728C"/>
    <w:rsid w:val="00657A28"/>
    <w:rsid w:val="00657AFF"/>
    <w:rsid w:val="00657CCB"/>
    <w:rsid w:val="00657D5B"/>
    <w:rsid w:val="006603AC"/>
    <w:rsid w:val="0066151F"/>
    <w:rsid w:val="0066197D"/>
    <w:rsid w:val="00661D42"/>
    <w:rsid w:val="00661E82"/>
    <w:rsid w:val="0066222F"/>
    <w:rsid w:val="00662946"/>
    <w:rsid w:val="00662A21"/>
    <w:rsid w:val="0066337F"/>
    <w:rsid w:val="00663640"/>
    <w:rsid w:val="0066414F"/>
    <w:rsid w:val="00664744"/>
    <w:rsid w:val="00664E4C"/>
    <w:rsid w:val="00665161"/>
    <w:rsid w:val="00665BE0"/>
    <w:rsid w:val="00665ED2"/>
    <w:rsid w:val="00665F58"/>
    <w:rsid w:val="0066664B"/>
    <w:rsid w:val="006667F2"/>
    <w:rsid w:val="00667529"/>
    <w:rsid w:val="0066798C"/>
    <w:rsid w:val="006679B7"/>
    <w:rsid w:val="00667AC3"/>
    <w:rsid w:val="00667B61"/>
    <w:rsid w:val="00667B97"/>
    <w:rsid w:val="00667C57"/>
    <w:rsid w:val="00667FB9"/>
    <w:rsid w:val="006702CF"/>
    <w:rsid w:val="006703FB"/>
    <w:rsid w:val="00670488"/>
    <w:rsid w:val="00670BB0"/>
    <w:rsid w:val="0067132A"/>
    <w:rsid w:val="006713D1"/>
    <w:rsid w:val="006716F4"/>
    <w:rsid w:val="00671ACB"/>
    <w:rsid w:val="00671F64"/>
    <w:rsid w:val="00671FE2"/>
    <w:rsid w:val="0067212E"/>
    <w:rsid w:val="00672247"/>
    <w:rsid w:val="00672F31"/>
    <w:rsid w:val="00673D2C"/>
    <w:rsid w:val="006743A4"/>
    <w:rsid w:val="00674B98"/>
    <w:rsid w:val="00674CB3"/>
    <w:rsid w:val="00674E74"/>
    <w:rsid w:val="00675EE0"/>
    <w:rsid w:val="00675FCC"/>
    <w:rsid w:val="00676057"/>
    <w:rsid w:val="006762E6"/>
    <w:rsid w:val="00676DEF"/>
    <w:rsid w:val="00676EBA"/>
    <w:rsid w:val="006771B7"/>
    <w:rsid w:val="00677898"/>
    <w:rsid w:val="00677A26"/>
    <w:rsid w:val="00677A5B"/>
    <w:rsid w:val="00677AB2"/>
    <w:rsid w:val="00677D1A"/>
    <w:rsid w:val="00677E75"/>
    <w:rsid w:val="006802C2"/>
    <w:rsid w:val="0068090D"/>
    <w:rsid w:val="00680B6F"/>
    <w:rsid w:val="006811DD"/>
    <w:rsid w:val="006813B9"/>
    <w:rsid w:val="0068150B"/>
    <w:rsid w:val="00681753"/>
    <w:rsid w:val="00681815"/>
    <w:rsid w:val="0068187A"/>
    <w:rsid w:val="00681894"/>
    <w:rsid w:val="00681B37"/>
    <w:rsid w:val="00681E62"/>
    <w:rsid w:val="006829BD"/>
    <w:rsid w:val="00682B41"/>
    <w:rsid w:val="00683047"/>
    <w:rsid w:val="00683392"/>
    <w:rsid w:val="006834FD"/>
    <w:rsid w:val="00683637"/>
    <w:rsid w:val="0068364E"/>
    <w:rsid w:val="00683967"/>
    <w:rsid w:val="00683B80"/>
    <w:rsid w:val="00683D41"/>
    <w:rsid w:val="00683E92"/>
    <w:rsid w:val="006845D8"/>
    <w:rsid w:val="006846A6"/>
    <w:rsid w:val="006848B8"/>
    <w:rsid w:val="00685659"/>
    <w:rsid w:val="00685A32"/>
    <w:rsid w:val="00685F70"/>
    <w:rsid w:val="0068612D"/>
    <w:rsid w:val="00686386"/>
    <w:rsid w:val="00687320"/>
    <w:rsid w:val="006873B4"/>
    <w:rsid w:val="006875C8"/>
    <w:rsid w:val="0068762D"/>
    <w:rsid w:val="006879F8"/>
    <w:rsid w:val="006900C7"/>
    <w:rsid w:val="0069061F"/>
    <w:rsid w:val="006908AF"/>
    <w:rsid w:val="00690BEE"/>
    <w:rsid w:val="00691057"/>
    <w:rsid w:val="00691E71"/>
    <w:rsid w:val="00691FA8"/>
    <w:rsid w:val="0069246F"/>
    <w:rsid w:val="00692553"/>
    <w:rsid w:val="006926AF"/>
    <w:rsid w:val="0069325D"/>
    <w:rsid w:val="0069328A"/>
    <w:rsid w:val="00693903"/>
    <w:rsid w:val="00693F35"/>
    <w:rsid w:val="006940F9"/>
    <w:rsid w:val="0069435B"/>
    <w:rsid w:val="006948A7"/>
    <w:rsid w:val="00695356"/>
    <w:rsid w:val="00695590"/>
    <w:rsid w:val="00695B02"/>
    <w:rsid w:val="00695CAD"/>
    <w:rsid w:val="00696050"/>
    <w:rsid w:val="00696A40"/>
    <w:rsid w:val="00696C01"/>
    <w:rsid w:val="00697444"/>
    <w:rsid w:val="006974DC"/>
    <w:rsid w:val="006977CC"/>
    <w:rsid w:val="00697D94"/>
    <w:rsid w:val="006A024D"/>
    <w:rsid w:val="006A0269"/>
    <w:rsid w:val="006A047F"/>
    <w:rsid w:val="006A0595"/>
    <w:rsid w:val="006A05C1"/>
    <w:rsid w:val="006A083D"/>
    <w:rsid w:val="006A0AA8"/>
    <w:rsid w:val="006A1250"/>
    <w:rsid w:val="006A13D2"/>
    <w:rsid w:val="006A1574"/>
    <w:rsid w:val="006A17EB"/>
    <w:rsid w:val="006A1C27"/>
    <w:rsid w:val="006A1FAA"/>
    <w:rsid w:val="006A2130"/>
    <w:rsid w:val="006A227D"/>
    <w:rsid w:val="006A232B"/>
    <w:rsid w:val="006A24E6"/>
    <w:rsid w:val="006A3071"/>
    <w:rsid w:val="006A3530"/>
    <w:rsid w:val="006A3A0F"/>
    <w:rsid w:val="006A3A4B"/>
    <w:rsid w:val="006A3B3A"/>
    <w:rsid w:val="006A40EA"/>
    <w:rsid w:val="006A44E3"/>
    <w:rsid w:val="006A4556"/>
    <w:rsid w:val="006A4857"/>
    <w:rsid w:val="006A5305"/>
    <w:rsid w:val="006A5C87"/>
    <w:rsid w:val="006A609C"/>
    <w:rsid w:val="006A66BC"/>
    <w:rsid w:val="006A6F37"/>
    <w:rsid w:val="006A7EE8"/>
    <w:rsid w:val="006B0B71"/>
    <w:rsid w:val="006B0C19"/>
    <w:rsid w:val="006B0D0C"/>
    <w:rsid w:val="006B0DD2"/>
    <w:rsid w:val="006B35D1"/>
    <w:rsid w:val="006B4003"/>
    <w:rsid w:val="006B4A8C"/>
    <w:rsid w:val="006B4AA5"/>
    <w:rsid w:val="006B4BA2"/>
    <w:rsid w:val="006B4F77"/>
    <w:rsid w:val="006B53AE"/>
    <w:rsid w:val="006B5537"/>
    <w:rsid w:val="006B56AD"/>
    <w:rsid w:val="006B5701"/>
    <w:rsid w:val="006B57D0"/>
    <w:rsid w:val="006B5A56"/>
    <w:rsid w:val="006B6A28"/>
    <w:rsid w:val="006B6CEB"/>
    <w:rsid w:val="006B6D72"/>
    <w:rsid w:val="006B75C2"/>
    <w:rsid w:val="006B76D4"/>
    <w:rsid w:val="006B77E9"/>
    <w:rsid w:val="006B784A"/>
    <w:rsid w:val="006C02DD"/>
    <w:rsid w:val="006C03A6"/>
    <w:rsid w:val="006C0A75"/>
    <w:rsid w:val="006C1038"/>
    <w:rsid w:val="006C11E8"/>
    <w:rsid w:val="006C1CFC"/>
    <w:rsid w:val="006C2AE8"/>
    <w:rsid w:val="006C3298"/>
    <w:rsid w:val="006C3325"/>
    <w:rsid w:val="006C3827"/>
    <w:rsid w:val="006C3B23"/>
    <w:rsid w:val="006C3F05"/>
    <w:rsid w:val="006C4005"/>
    <w:rsid w:val="006C4CE2"/>
    <w:rsid w:val="006C4F5D"/>
    <w:rsid w:val="006C5126"/>
    <w:rsid w:val="006C5625"/>
    <w:rsid w:val="006C5709"/>
    <w:rsid w:val="006C5B51"/>
    <w:rsid w:val="006C5FCF"/>
    <w:rsid w:val="006C6709"/>
    <w:rsid w:val="006C6D5E"/>
    <w:rsid w:val="006C6E4D"/>
    <w:rsid w:val="006C7140"/>
    <w:rsid w:val="006C7182"/>
    <w:rsid w:val="006C73A9"/>
    <w:rsid w:val="006D00E1"/>
    <w:rsid w:val="006D00F0"/>
    <w:rsid w:val="006D0DF3"/>
    <w:rsid w:val="006D117A"/>
    <w:rsid w:val="006D1295"/>
    <w:rsid w:val="006D173C"/>
    <w:rsid w:val="006D1EF3"/>
    <w:rsid w:val="006D2156"/>
    <w:rsid w:val="006D2462"/>
    <w:rsid w:val="006D2599"/>
    <w:rsid w:val="006D25ED"/>
    <w:rsid w:val="006D278C"/>
    <w:rsid w:val="006D295D"/>
    <w:rsid w:val="006D2D1B"/>
    <w:rsid w:val="006D31FE"/>
    <w:rsid w:val="006D366A"/>
    <w:rsid w:val="006D3AC0"/>
    <w:rsid w:val="006D42FD"/>
    <w:rsid w:val="006D45C7"/>
    <w:rsid w:val="006D4903"/>
    <w:rsid w:val="006D4CAD"/>
    <w:rsid w:val="006D5670"/>
    <w:rsid w:val="006D58CE"/>
    <w:rsid w:val="006D6835"/>
    <w:rsid w:val="006D6837"/>
    <w:rsid w:val="006D6AA4"/>
    <w:rsid w:val="006D6B55"/>
    <w:rsid w:val="006D71E8"/>
    <w:rsid w:val="006D7200"/>
    <w:rsid w:val="006D72FA"/>
    <w:rsid w:val="006D7598"/>
    <w:rsid w:val="006D7891"/>
    <w:rsid w:val="006D7B55"/>
    <w:rsid w:val="006D7EE1"/>
    <w:rsid w:val="006E0361"/>
    <w:rsid w:val="006E03E8"/>
    <w:rsid w:val="006E0443"/>
    <w:rsid w:val="006E06AD"/>
    <w:rsid w:val="006E0A7B"/>
    <w:rsid w:val="006E0DEB"/>
    <w:rsid w:val="006E1501"/>
    <w:rsid w:val="006E1A68"/>
    <w:rsid w:val="006E1D0A"/>
    <w:rsid w:val="006E238A"/>
    <w:rsid w:val="006E29B4"/>
    <w:rsid w:val="006E2D5E"/>
    <w:rsid w:val="006E3128"/>
    <w:rsid w:val="006E3203"/>
    <w:rsid w:val="006E34CD"/>
    <w:rsid w:val="006E3F69"/>
    <w:rsid w:val="006E3FF4"/>
    <w:rsid w:val="006E4764"/>
    <w:rsid w:val="006E4AA5"/>
    <w:rsid w:val="006E4FC3"/>
    <w:rsid w:val="006E5A20"/>
    <w:rsid w:val="006E5B83"/>
    <w:rsid w:val="006E649F"/>
    <w:rsid w:val="006E72CB"/>
    <w:rsid w:val="006E74FA"/>
    <w:rsid w:val="006E75A0"/>
    <w:rsid w:val="006E7893"/>
    <w:rsid w:val="006E7D78"/>
    <w:rsid w:val="006F0149"/>
    <w:rsid w:val="006F0C39"/>
    <w:rsid w:val="006F11CD"/>
    <w:rsid w:val="006F1248"/>
    <w:rsid w:val="006F130D"/>
    <w:rsid w:val="006F1791"/>
    <w:rsid w:val="006F1AF6"/>
    <w:rsid w:val="006F1F41"/>
    <w:rsid w:val="006F2476"/>
    <w:rsid w:val="006F2815"/>
    <w:rsid w:val="006F2836"/>
    <w:rsid w:val="006F2934"/>
    <w:rsid w:val="006F2AAA"/>
    <w:rsid w:val="006F2C08"/>
    <w:rsid w:val="006F3839"/>
    <w:rsid w:val="006F3B95"/>
    <w:rsid w:val="006F427C"/>
    <w:rsid w:val="006F43F0"/>
    <w:rsid w:val="006F4A82"/>
    <w:rsid w:val="006F4E87"/>
    <w:rsid w:val="006F628C"/>
    <w:rsid w:val="006F6A4A"/>
    <w:rsid w:val="006F6E4B"/>
    <w:rsid w:val="006F70E2"/>
    <w:rsid w:val="006F7208"/>
    <w:rsid w:val="006F7271"/>
    <w:rsid w:val="006F7288"/>
    <w:rsid w:val="006F764A"/>
    <w:rsid w:val="006F7770"/>
    <w:rsid w:val="006F7DD1"/>
    <w:rsid w:val="00700684"/>
    <w:rsid w:val="00700C78"/>
    <w:rsid w:val="0070152C"/>
    <w:rsid w:val="007016C4"/>
    <w:rsid w:val="00701A5B"/>
    <w:rsid w:val="00702242"/>
    <w:rsid w:val="00702D92"/>
    <w:rsid w:val="00702E02"/>
    <w:rsid w:val="007046AA"/>
    <w:rsid w:val="007058C7"/>
    <w:rsid w:val="007062ED"/>
    <w:rsid w:val="007063BE"/>
    <w:rsid w:val="007067CC"/>
    <w:rsid w:val="0070693D"/>
    <w:rsid w:val="00706C85"/>
    <w:rsid w:val="00707CE1"/>
    <w:rsid w:val="0071009D"/>
    <w:rsid w:val="0071030A"/>
    <w:rsid w:val="00710697"/>
    <w:rsid w:val="00710A11"/>
    <w:rsid w:val="00710B6B"/>
    <w:rsid w:val="00710F24"/>
    <w:rsid w:val="007111E5"/>
    <w:rsid w:val="0071160B"/>
    <w:rsid w:val="00711F25"/>
    <w:rsid w:val="00712653"/>
    <w:rsid w:val="00712654"/>
    <w:rsid w:val="007128B9"/>
    <w:rsid w:val="00712FC5"/>
    <w:rsid w:val="007130D0"/>
    <w:rsid w:val="0071331F"/>
    <w:rsid w:val="00713A28"/>
    <w:rsid w:val="00713AC1"/>
    <w:rsid w:val="00713E8C"/>
    <w:rsid w:val="00713F72"/>
    <w:rsid w:val="00714052"/>
    <w:rsid w:val="007145E9"/>
    <w:rsid w:val="00714C60"/>
    <w:rsid w:val="00714ECA"/>
    <w:rsid w:val="007155AB"/>
    <w:rsid w:val="007156FA"/>
    <w:rsid w:val="00715705"/>
    <w:rsid w:val="00715A7C"/>
    <w:rsid w:val="00716052"/>
    <w:rsid w:val="007160A6"/>
    <w:rsid w:val="00716A76"/>
    <w:rsid w:val="00716ACC"/>
    <w:rsid w:val="0071714B"/>
    <w:rsid w:val="0071748B"/>
    <w:rsid w:val="00717FA3"/>
    <w:rsid w:val="007201EE"/>
    <w:rsid w:val="00720506"/>
    <w:rsid w:val="00720508"/>
    <w:rsid w:val="00720736"/>
    <w:rsid w:val="00720921"/>
    <w:rsid w:val="00720E5A"/>
    <w:rsid w:val="0072108D"/>
    <w:rsid w:val="007210A5"/>
    <w:rsid w:val="0072142D"/>
    <w:rsid w:val="0072245F"/>
    <w:rsid w:val="00722475"/>
    <w:rsid w:val="00722588"/>
    <w:rsid w:val="007226D8"/>
    <w:rsid w:val="007229A1"/>
    <w:rsid w:val="0072327F"/>
    <w:rsid w:val="0072395B"/>
    <w:rsid w:val="00724389"/>
    <w:rsid w:val="007243F1"/>
    <w:rsid w:val="007243F6"/>
    <w:rsid w:val="007245CA"/>
    <w:rsid w:val="0072486E"/>
    <w:rsid w:val="00724982"/>
    <w:rsid w:val="00724C84"/>
    <w:rsid w:val="00724E4B"/>
    <w:rsid w:val="0072536D"/>
    <w:rsid w:val="00725BA3"/>
    <w:rsid w:val="00726325"/>
    <w:rsid w:val="007266B2"/>
    <w:rsid w:val="007267EA"/>
    <w:rsid w:val="00726E05"/>
    <w:rsid w:val="007272CB"/>
    <w:rsid w:val="007274F8"/>
    <w:rsid w:val="00727512"/>
    <w:rsid w:val="00727829"/>
    <w:rsid w:val="00727B50"/>
    <w:rsid w:val="00730498"/>
    <w:rsid w:val="00730728"/>
    <w:rsid w:val="00730C65"/>
    <w:rsid w:val="00730CBB"/>
    <w:rsid w:val="00730D32"/>
    <w:rsid w:val="007311C7"/>
    <w:rsid w:val="007313AB"/>
    <w:rsid w:val="00731A48"/>
    <w:rsid w:val="00732623"/>
    <w:rsid w:val="00732912"/>
    <w:rsid w:val="00732980"/>
    <w:rsid w:val="00732B26"/>
    <w:rsid w:val="007334E7"/>
    <w:rsid w:val="00733A61"/>
    <w:rsid w:val="00733EEF"/>
    <w:rsid w:val="0073453D"/>
    <w:rsid w:val="00734CF2"/>
    <w:rsid w:val="007353E4"/>
    <w:rsid w:val="00735955"/>
    <w:rsid w:val="007360C1"/>
    <w:rsid w:val="0073649F"/>
    <w:rsid w:val="00736785"/>
    <w:rsid w:val="007368EC"/>
    <w:rsid w:val="007374D3"/>
    <w:rsid w:val="007376E9"/>
    <w:rsid w:val="00737D83"/>
    <w:rsid w:val="00740155"/>
    <w:rsid w:val="00740A97"/>
    <w:rsid w:val="00740B46"/>
    <w:rsid w:val="007413D2"/>
    <w:rsid w:val="0074148E"/>
    <w:rsid w:val="007415D0"/>
    <w:rsid w:val="007417D5"/>
    <w:rsid w:val="00741B2A"/>
    <w:rsid w:val="00741DC2"/>
    <w:rsid w:val="00741E13"/>
    <w:rsid w:val="00742861"/>
    <w:rsid w:val="00742BC4"/>
    <w:rsid w:val="00742C70"/>
    <w:rsid w:val="00742D83"/>
    <w:rsid w:val="0074319F"/>
    <w:rsid w:val="007434F2"/>
    <w:rsid w:val="00743797"/>
    <w:rsid w:val="00743B21"/>
    <w:rsid w:val="007440A8"/>
    <w:rsid w:val="0074481B"/>
    <w:rsid w:val="00744D95"/>
    <w:rsid w:val="00744E86"/>
    <w:rsid w:val="007451FC"/>
    <w:rsid w:val="007452A0"/>
    <w:rsid w:val="00745548"/>
    <w:rsid w:val="00745745"/>
    <w:rsid w:val="00746B5F"/>
    <w:rsid w:val="00746F35"/>
    <w:rsid w:val="007470EF"/>
    <w:rsid w:val="007474D3"/>
    <w:rsid w:val="00747F6D"/>
    <w:rsid w:val="007507D1"/>
    <w:rsid w:val="0075090C"/>
    <w:rsid w:val="00750943"/>
    <w:rsid w:val="00750945"/>
    <w:rsid w:val="00750B36"/>
    <w:rsid w:val="00750F61"/>
    <w:rsid w:val="0075177A"/>
    <w:rsid w:val="00752296"/>
    <w:rsid w:val="0075342D"/>
    <w:rsid w:val="0075386E"/>
    <w:rsid w:val="00753B3B"/>
    <w:rsid w:val="00754642"/>
    <w:rsid w:val="0075486A"/>
    <w:rsid w:val="00754B9B"/>
    <w:rsid w:val="0075511E"/>
    <w:rsid w:val="0075547E"/>
    <w:rsid w:val="007555C7"/>
    <w:rsid w:val="0075568D"/>
    <w:rsid w:val="00755C2D"/>
    <w:rsid w:val="00756D1E"/>
    <w:rsid w:val="00756FB1"/>
    <w:rsid w:val="00756FC9"/>
    <w:rsid w:val="007575C3"/>
    <w:rsid w:val="007603D2"/>
    <w:rsid w:val="007604B5"/>
    <w:rsid w:val="00760515"/>
    <w:rsid w:val="00760797"/>
    <w:rsid w:val="00760AA3"/>
    <w:rsid w:val="00761069"/>
    <w:rsid w:val="007610E8"/>
    <w:rsid w:val="0076142F"/>
    <w:rsid w:val="00761721"/>
    <w:rsid w:val="00761B13"/>
    <w:rsid w:val="00761C8C"/>
    <w:rsid w:val="00761E87"/>
    <w:rsid w:val="00761ECA"/>
    <w:rsid w:val="00764394"/>
    <w:rsid w:val="0076460A"/>
    <w:rsid w:val="00764B95"/>
    <w:rsid w:val="00764FC3"/>
    <w:rsid w:val="00765095"/>
    <w:rsid w:val="007651CB"/>
    <w:rsid w:val="0076573F"/>
    <w:rsid w:val="00765837"/>
    <w:rsid w:val="00765AF7"/>
    <w:rsid w:val="00765C36"/>
    <w:rsid w:val="00765C8E"/>
    <w:rsid w:val="00765DFC"/>
    <w:rsid w:val="0076614B"/>
    <w:rsid w:val="0076643A"/>
    <w:rsid w:val="007664FA"/>
    <w:rsid w:val="00766FB8"/>
    <w:rsid w:val="00767164"/>
    <w:rsid w:val="00767784"/>
    <w:rsid w:val="00767A94"/>
    <w:rsid w:val="00767AC9"/>
    <w:rsid w:val="007706E0"/>
    <w:rsid w:val="00770FBF"/>
    <w:rsid w:val="00771610"/>
    <w:rsid w:val="00771C25"/>
    <w:rsid w:val="00771E69"/>
    <w:rsid w:val="0077216F"/>
    <w:rsid w:val="00772565"/>
    <w:rsid w:val="00772F29"/>
    <w:rsid w:val="00773222"/>
    <w:rsid w:val="00773413"/>
    <w:rsid w:val="00773A92"/>
    <w:rsid w:val="00773D08"/>
    <w:rsid w:val="007742A7"/>
    <w:rsid w:val="00774308"/>
    <w:rsid w:val="007744AA"/>
    <w:rsid w:val="00774B26"/>
    <w:rsid w:val="00774B2B"/>
    <w:rsid w:val="00774E15"/>
    <w:rsid w:val="00775C1E"/>
    <w:rsid w:val="00775DB5"/>
    <w:rsid w:val="007761F4"/>
    <w:rsid w:val="0077650C"/>
    <w:rsid w:val="00776706"/>
    <w:rsid w:val="00776DFB"/>
    <w:rsid w:val="00776EF6"/>
    <w:rsid w:val="00776F0B"/>
    <w:rsid w:val="00777244"/>
    <w:rsid w:val="00777270"/>
    <w:rsid w:val="00777C43"/>
    <w:rsid w:val="00777DEF"/>
    <w:rsid w:val="007803C1"/>
    <w:rsid w:val="00780A31"/>
    <w:rsid w:val="00780BD6"/>
    <w:rsid w:val="00780D55"/>
    <w:rsid w:val="007814EA"/>
    <w:rsid w:val="00781624"/>
    <w:rsid w:val="00781726"/>
    <w:rsid w:val="00781831"/>
    <w:rsid w:val="00782B1C"/>
    <w:rsid w:val="00782D29"/>
    <w:rsid w:val="00782F2F"/>
    <w:rsid w:val="0078309A"/>
    <w:rsid w:val="007830E9"/>
    <w:rsid w:val="007830EC"/>
    <w:rsid w:val="00783624"/>
    <w:rsid w:val="0078460D"/>
    <w:rsid w:val="00784737"/>
    <w:rsid w:val="00784E83"/>
    <w:rsid w:val="00785579"/>
    <w:rsid w:val="00785646"/>
    <w:rsid w:val="00785D9E"/>
    <w:rsid w:val="00786135"/>
    <w:rsid w:val="007864FA"/>
    <w:rsid w:val="00786975"/>
    <w:rsid w:val="007869C9"/>
    <w:rsid w:val="00786A8B"/>
    <w:rsid w:val="00786D4F"/>
    <w:rsid w:val="007871EF"/>
    <w:rsid w:val="00787446"/>
    <w:rsid w:val="007875A2"/>
    <w:rsid w:val="00787F51"/>
    <w:rsid w:val="00790195"/>
    <w:rsid w:val="007904D1"/>
    <w:rsid w:val="007907B2"/>
    <w:rsid w:val="00790EB9"/>
    <w:rsid w:val="00790FF7"/>
    <w:rsid w:val="00791243"/>
    <w:rsid w:val="00791F02"/>
    <w:rsid w:val="0079231C"/>
    <w:rsid w:val="00793166"/>
    <w:rsid w:val="00793731"/>
    <w:rsid w:val="00793882"/>
    <w:rsid w:val="00793A28"/>
    <w:rsid w:val="00793B6C"/>
    <w:rsid w:val="00793D89"/>
    <w:rsid w:val="0079418B"/>
    <w:rsid w:val="00794248"/>
    <w:rsid w:val="007943BC"/>
    <w:rsid w:val="00795173"/>
    <w:rsid w:val="00795EAD"/>
    <w:rsid w:val="00795EC8"/>
    <w:rsid w:val="007961BD"/>
    <w:rsid w:val="00796540"/>
    <w:rsid w:val="00796A3B"/>
    <w:rsid w:val="007971AF"/>
    <w:rsid w:val="007972E2"/>
    <w:rsid w:val="00797385"/>
    <w:rsid w:val="007973EF"/>
    <w:rsid w:val="0079773D"/>
    <w:rsid w:val="007A02AC"/>
    <w:rsid w:val="007A0397"/>
    <w:rsid w:val="007A047B"/>
    <w:rsid w:val="007A04F6"/>
    <w:rsid w:val="007A05A4"/>
    <w:rsid w:val="007A0DD9"/>
    <w:rsid w:val="007A0E25"/>
    <w:rsid w:val="007A1029"/>
    <w:rsid w:val="007A1662"/>
    <w:rsid w:val="007A1AD7"/>
    <w:rsid w:val="007A31B2"/>
    <w:rsid w:val="007A3C08"/>
    <w:rsid w:val="007A3CFD"/>
    <w:rsid w:val="007A4145"/>
    <w:rsid w:val="007A4683"/>
    <w:rsid w:val="007A46CD"/>
    <w:rsid w:val="007A4942"/>
    <w:rsid w:val="007A5A6C"/>
    <w:rsid w:val="007A6197"/>
    <w:rsid w:val="007A65A4"/>
    <w:rsid w:val="007A6930"/>
    <w:rsid w:val="007A6D39"/>
    <w:rsid w:val="007A6DD3"/>
    <w:rsid w:val="007A713A"/>
    <w:rsid w:val="007A74C8"/>
    <w:rsid w:val="007B00A2"/>
    <w:rsid w:val="007B00C8"/>
    <w:rsid w:val="007B0153"/>
    <w:rsid w:val="007B0255"/>
    <w:rsid w:val="007B07EF"/>
    <w:rsid w:val="007B0B74"/>
    <w:rsid w:val="007B0BA2"/>
    <w:rsid w:val="007B0C59"/>
    <w:rsid w:val="007B0EC5"/>
    <w:rsid w:val="007B150C"/>
    <w:rsid w:val="007B1F79"/>
    <w:rsid w:val="007B209F"/>
    <w:rsid w:val="007B2257"/>
    <w:rsid w:val="007B26CA"/>
    <w:rsid w:val="007B2DC3"/>
    <w:rsid w:val="007B2E28"/>
    <w:rsid w:val="007B309B"/>
    <w:rsid w:val="007B31A5"/>
    <w:rsid w:val="007B32BD"/>
    <w:rsid w:val="007B39E8"/>
    <w:rsid w:val="007B3DCC"/>
    <w:rsid w:val="007B4101"/>
    <w:rsid w:val="007B4318"/>
    <w:rsid w:val="007B4393"/>
    <w:rsid w:val="007B4B0D"/>
    <w:rsid w:val="007B4D18"/>
    <w:rsid w:val="007B5591"/>
    <w:rsid w:val="007B55CF"/>
    <w:rsid w:val="007B55E2"/>
    <w:rsid w:val="007B5B06"/>
    <w:rsid w:val="007B5D25"/>
    <w:rsid w:val="007B5DE9"/>
    <w:rsid w:val="007B61D7"/>
    <w:rsid w:val="007B6BD4"/>
    <w:rsid w:val="007B6E59"/>
    <w:rsid w:val="007B7563"/>
    <w:rsid w:val="007B7A04"/>
    <w:rsid w:val="007B7A15"/>
    <w:rsid w:val="007B7C94"/>
    <w:rsid w:val="007B7DE8"/>
    <w:rsid w:val="007C0245"/>
    <w:rsid w:val="007C05E8"/>
    <w:rsid w:val="007C060F"/>
    <w:rsid w:val="007C0709"/>
    <w:rsid w:val="007C0AC0"/>
    <w:rsid w:val="007C0C69"/>
    <w:rsid w:val="007C0F23"/>
    <w:rsid w:val="007C1013"/>
    <w:rsid w:val="007C1575"/>
    <w:rsid w:val="007C1609"/>
    <w:rsid w:val="007C164D"/>
    <w:rsid w:val="007C17ED"/>
    <w:rsid w:val="007C1C88"/>
    <w:rsid w:val="007C1CE9"/>
    <w:rsid w:val="007C1FF9"/>
    <w:rsid w:val="007C2140"/>
    <w:rsid w:val="007C2172"/>
    <w:rsid w:val="007C2336"/>
    <w:rsid w:val="007C27B7"/>
    <w:rsid w:val="007C32C6"/>
    <w:rsid w:val="007C3327"/>
    <w:rsid w:val="007C36CF"/>
    <w:rsid w:val="007C3AD1"/>
    <w:rsid w:val="007C3D9A"/>
    <w:rsid w:val="007C3F4A"/>
    <w:rsid w:val="007C44E3"/>
    <w:rsid w:val="007C4535"/>
    <w:rsid w:val="007C4AA6"/>
    <w:rsid w:val="007C4F04"/>
    <w:rsid w:val="007C5431"/>
    <w:rsid w:val="007C5560"/>
    <w:rsid w:val="007C560E"/>
    <w:rsid w:val="007C56AE"/>
    <w:rsid w:val="007C5A23"/>
    <w:rsid w:val="007C6317"/>
    <w:rsid w:val="007C678F"/>
    <w:rsid w:val="007C6C0C"/>
    <w:rsid w:val="007C6D64"/>
    <w:rsid w:val="007C6E75"/>
    <w:rsid w:val="007C6F07"/>
    <w:rsid w:val="007C7014"/>
    <w:rsid w:val="007C7762"/>
    <w:rsid w:val="007C7809"/>
    <w:rsid w:val="007C7B72"/>
    <w:rsid w:val="007D0124"/>
    <w:rsid w:val="007D02E5"/>
    <w:rsid w:val="007D1E11"/>
    <w:rsid w:val="007D1EAD"/>
    <w:rsid w:val="007D1FCF"/>
    <w:rsid w:val="007D2023"/>
    <w:rsid w:val="007D242A"/>
    <w:rsid w:val="007D2768"/>
    <w:rsid w:val="007D27BF"/>
    <w:rsid w:val="007D32C9"/>
    <w:rsid w:val="007D37B2"/>
    <w:rsid w:val="007D429F"/>
    <w:rsid w:val="007D478F"/>
    <w:rsid w:val="007D5320"/>
    <w:rsid w:val="007D53BF"/>
    <w:rsid w:val="007D5EB5"/>
    <w:rsid w:val="007D603C"/>
    <w:rsid w:val="007D632D"/>
    <w:rsid w:val="007D63C4"/>
    <w:rsid w:val="007D678D"/>
    <w:rsid w:val="007D682A"/>
    <w:rsid w:val="007D70FC"/>
    <w:rsid w:val="007D7570"/>
    <w:rsid w:val="007D76C1"/>
    <w:rsid w:val="007D771F"/>
    <w:rsid w:val="007D7735"/>
    <w:rsid w:val="007D77A4"/>
    <w:rsid w:val="007D79A6"/>
    <w:rsid w:val="007E0618"/>
    <w:rsid w:val="007E0ECF"/>
    <w:rsid w:val="007E0F31"/>
    <w:rsid w:val="007E0F80"/>
    <w:rsid w:val="007E11CD"/>
    <w:rsid w:val="007E11FE"/>
    <w:rsid w:val="007E141B"/>
    <w:rsid w:val="007E1991"/>
    <w:rsid w:val="007E1A4E"/>
    <w:rsid w:val="007E1BEC"/>
    <w:rsid w:val="007E1CA3"/>
    <w:rsid w:val="007E214F"/>
    <w:rsid w:val="007E27E5"/>
    <w:rsid w:val="007E28B7"/>
    <w:rsid w:val="007E2F0B"/>
    <w:rsid w:val="007E343A"/>
    <w:rsid w:val="007E3931"/>
    <w:rsid w:val="007E3AB0"/>
    <w:rsid w:val="007E3F3F"/>
    <w:rsid w:val="007E3FDE"/>
    <w:rsid w:val="007E4985"/>
    <w:rsid w:val="007E4FD3"/>
    <w:rsid w:val="007E5047"/>
    <w:rsid w:val="007E5523"/>
    <w:rsid w:val="007E57A6"/>
    <w:rsid w:val="007E5805"/>
    <w:rsid w:val="007E5879"/>
    <w:rsid w:val="007E5C00"/>
    <w:rsid w:val="007E6170"/>
    <w:rsid w:val="007E631A"/>
    <w:rsid w:val="007E651C"/>
    <w:rsid w:val="007E6972"/>
    <w:rsid w:val="007E6C22"/>
    <w:rsid w:val="007E6C2B"/>
    <w:rsid w:val="007E6C91"/>
    <w:rsid w:val="007E75F0"/>
    <w:rsid w:val="007E7613"/>
    <w:rsid w:val="007E76C0"/>
    <w:rsid w:val="007E7702"/>
    <w:rsid w:val="007E782B"/>
    <w:rsid w:val="007E7A01"/>
    <w:rsid w:val="007E7E48"/>
    <w:rsid w:val="007F0758"/>
    <w:rsid w:val="007F0BB6"/>
    <w:rsid w:val="007F0C72"/>
    <w:rsid w:val="007F0C84"/>
    <w:rsid w:val="007F1728"/>
    <w:rsid w:val="007F1CD3"/>
    <w:rsid w:val="007F1FC7"/>
    <w:rsid w:val="007F2691"/>
    <w:rsid w:val="007F270C"/>
    <w:rsid w:val="007F2B4E"/>
    <w:rsid w:val="007F3369"/>
    <w:rsid w:val="007F3663"/>
    <w:rsid w:val="007F382C"/>
    <w:rsid w:val="007F41C9"/>
    <w:rsid w:val="007F4301"/>
    <w:rsid w:val="007F481D"/>
    <w:rsid w:val="007F4C44"/>
    <w:rsid w:val="007F4D97"/>
    <w:rsid w:val="007F4E72"/>
    <w:rsid w:val="007F5994"/>
    <w:rsid w:val="007F74F0"/>
    <w:rsid w:val="007F754E"/>
    <w:rsid w:val="007F75F2"/>
    <w:rsid w:val="007F77DE"/>
    <w:rsid w:val="007F7D81"/>
    <w:rsid w:val="007F7F7A"/>
    <w:rsid w:val="00800586"/>
    <w:rsid w:val="00800B98"/>
    <w:rsid w:val="00800EB8"/>
    <w:rsid w:val="00801121"/>
    <w:rsid w:val="008012BC"/>
    <w:rsid w:val="00801482"/>
    <w:rsid w:val="008014E7"/>
    <w:rsid w:val="00801716"/>
    <w:rsid w:val="0080174B"/>
    <w:rsid w:val="00801799"/>
    <w:rsid w:val="00801DE1"/>
    <w:rsid w:val="0080251D"/>
    <w:rsid w:val="0080279B"/>
    <w:rsid w:val="00802AB7"/>
    <w:rsid w:val="00802C2A"/>
    <w:rsid w:val="0080428E"/>
    <w:rsid w:val="008042C4"/>
    <w:rsid w:val="0080458C"/>
    <w:rsid w:val="00805025"/>
    <w:rsid w:val="0080511A"/>
    <w:rsid w:val="0080534A"/>
    <w:rsid w:val="008056DA"/>
    <w:rsid w:val="00805F59"/>
    <w:rsid w:val="0080604C"/>
    <w:rsid w:val="00806385"/>
    <w:rsid w:val="008065D3"/>
    <w:rsid w:val="008065F1"/>
    <w:rsid w:val="008065FD"/>
    <w:rsid w:val="0080678A"/>
    <w:rsid w:val="0080697F"/>
    <w:rsid w:val="008071EE"/>
    <w:rsid w:val="008072B2"/>
    <w:rsid w:val="008072E0"/>
    <w:rsid w:val="00807B71"/>
    <w:rsid w:val="00807E67"/>
    <w:rsid w:val="008103AA"/>
    <w:rsid w:val="008108BA"/>
    <w:rsid w:val="008108EB"/>
    <w:rsid w:val="00810AB0"/>
    <w:rsid w:val="00810B0D"/>
    <w:rsid w:val="00810EEE"/>
    <w:rsid w:val="008111B4"/>
    <w:rsid w:val="0081156A"/>
    <w:rsid w:val="00811AC9"/>
    <w:rsid w:val="00811B5F"/>
    <w:rsid w:val="0081235A"/>
    <w:rsid w:val="00812526"/>
    <w:rsid w:val="00812B3E"/>
    <w:rsid w:val="008135BF"/>
    <w:rsid w:val="0081376C"/>
    <w:rsid w:val="00813CFA"/>
    <w:rsid w:val="0081420F"/>
    <w:rsid w:val="008143E3"/>
    <w:rsid w:val="0081511B"/>
    <w:rsid w:val="008152AF"/>
    <w:rsid w:val="00815D0B"/>
    <w:rsid w:val="00815D40"/>
    <w:rsid w:val="0081616C"/>
    <w:rsid w:val="0081631D"/>
    <w:rsid w:val="00816C07"/>
    <w:rsid w:val="00816FA2"/>
    <w:rsid w:val="0081710C"/>
    <w:rsid w:val="0081712A"/>
    <w:rsid w:val="00817ADA"/>
    <w:rsid w:val="00820174"/>
    <w:rsid w:val="0082033D"/>
    <w:rsid w:val="00820439"/>
    <w:rsid w:val="008205B5"/>
    <w:rsid w:val="00820D36"/>
    <w:rsid w:val="00820F56"/>
    <w:rsid w:val="0082110B"/>
    <w:rsid w:val="00821C40"/>
    <w:rsid w:val="00821FB3"/>
    <w:rsid w:val="0082245F"/>
    <w:rsid w:val="008225C7"/>
    <w:rsid w:val="00822749"/>
    <w:rsid w:val="00822BD8"/>
    <w:rsid w:val="00822D3C"/>
    <w:rsid w:val="00822DEF"/>
    <w:rsid w:val="0082354F"/>
    <w:rsid w:val="0082366B"/>
    <w:rsid w:val="00823E01"/>
    <w:rsid w:val="00824438"/>
    <w:rsid w:val="0082493D"/>
    <w:rsid w:val="00824B8D"/>
    <w:rsid w:val="00824BA1"/>
    <w:rsid w:val="00824CF7"/>
    <w:rsid w:val="00824EAB"/>
    <w:rsid w:val="00826337"/>
    <w:rsid w:val="00826493"/>
    <w:rsid w:val="00826D36"/>
    <w:rsid w:val="00826E6E"/>
    <w:rsid w:val="008273BC"/>
    <w:rsid w:val="00827518"/>
    <w:rsid w:val="00827671"/>
    <w:rsid w:val="00827FC0"/>
    <w:rsid w:val="008301FD"/>
    <w:rsid w:val="008302F4"/>
    <w:rsid w:val="0083085D"/>
    <w:rsid w:val="00830B2C"/>
    <w:rsid w:val="0083146F"/>
    <w:rsid w:val="008315AE"/>
    <w:rsid w:val="008315E3"/>
    <w:rsid w:val="0083184F"/>
    <w:rsid w:val="00832064"/>
    <w:rsid w:val="0083208C"/>
    <w:rsid w:val="008325A3"/>
    <w:rsid w:val="00832D98"/>
    <w:rsid w:val="00832FBA"/>
    <w:rsid w:val="00833B79"/>
    <w:rsid w:val="00834178"/>
    <w:rsid w:val="008342B4"/>
    <w:rsid w:val="00834641"/>
    <w:rsid w:val="00834701"/>
    <w:rsid w:val="008349EE"/>
    <w:rsid w:val="008350EB"/>
    <w:rsid w:val="0083586D"/>
    <w:rsid w:val="00836387"/>
    <w:rsid w:val="0083668A"/>
    <w:rsid w:val="008366A1"/>
    <w:rsid w:val="00836784"/>
    <w:rsid w:val="0083714D"/>
    <w:rsid w:val="008371EB"/>
    <w:rsid w:val="008374A5"/>
    <w:rsid w:val="008379A3"/>
    <w:rsid w:val="00837BD6"/>
    <w:rsid w:val="00837CF1"/>
    <w:rsid w:val="00837D25"/>
    <w:rsid w:val="00837F4D"/>
    <w:rsid w:val="00840358"/>
    <w:rsid w:val="00840912"/>
    <w:rsid w:val="00840F5D"/>
    <w:rsid w:val="008415E4"/>
    <w:rsid w:val="00842241"/>
    <w:rsid w:val="008426F7"/>
    <w:rsid w:val="00842B30"/>
    <w:rsid w:val="00843235"/>
    <w:rsid w:val="008433B1"/>
    <w:rsid w:val="008437FE"/>
    <w:rsid w:val="008438E6"/>
    <w:rsid w:val="008439AF"/>
    <w:rsid w:val="00843E76"/>
    <w:rsid w:val="00843ED2"/>
    <w:rsid w:val="0084404C"/>
    <w:rsid w:val="008442BE"/>
    <w:rsid w:val="008446CB"/>
    <w:rsid w:val="00844CF5"/>
    <w:rsid w:val="00844F00"/>
    <w:rsid w:val="008450FB"/>
    <w:rsid w:val="00845228"/>
    <w:rsid w:val="0084532F"/>
    <w:rsid w:val="0084543B"/>
    <w:rsid w:val="008458AC"/>
    <w:rsid w:val="008459E3"/>
    <w:rsid w:val="00845FB9"/>
    <w:rsid w:val="0084718D"/>
    <w:rsid w:val="00847523"/>
    <w:rsid w:val="00847EA0"/>
    <w:rsid w:val="008502DE"/>
    <w:rsid w:val="0085062D"/>
    <w:rsid w:val="00851A3C"/>
    <w:rsid w:val="00851EE2"/>
    <w:rsid w:val="00851F88"/>
    <w:rsid w:val="00852FC1"/>
    <w:rsid w:val="00853268"/>
    <w:rsid w:val="00853502"/>
    <w:rsid w:val="0085370D"/>
    <w:rsid w:val="00853AB1"/>
    <w:rsid w:val="00853C4D"/>
    <w:rsid w:val="00853CB0"/>
    <w:rsid w:val="00854138"/>
    <w:rsid w:val="008548AE"/>
    <w:rsid w:val="00854CE0"/>
    <w:rsid w:val="00854F0B"/>
    <w:rsid w:val="008551EB"/>
    <w:rsid w:val="00855490"/>
    <w:rsid w:val="00855E2E"/>
    <w:rsid w:val="00856166"/>
    <w:rsid w:val="008564A6"/>
    <w:rsid w:val="00856983"/>
    <w:rsid w:val="008569AB"/>
    <w:rsid w:val="00856ECB"/>
    <w:rsid w:val="0085757F"/>
    <w:rsid w:val="00857814"/>
    <w:rsid w:val="00860F20"/>
    <w:rsid w:val="00861465"/>
    <w:rsid w:val="008615A2"/>
    <w:rsid w:val="00861C74"/>
    <w:rsid w:val="008621E2"/>
    <w:rsid w:val="008623B4"/>
    <w:rsid w:val="00862418"/>
    <w:rsid w:val="008627B6"/>
    <w:rsid w:val="008629BF"/>
    <w:rsid w:val="00862A93"/>
    <w:rsid w:val="00862B83"/>
    <w:rsid w:val="00862BEE"/>
    <w:rsid w:val="00862F04"/>
    <w:rsid w:val="008635AA"/>
    <w:rsid w:val="00863650"/>
    <w:rsid w:val="00864068"/>
    <w:rsid w:val="0086443C"/>
    <w:rsid w:val="00864843"/>
    <w:rsid w:val="00864919"/>
    <w:rsid w:val="0086530C"/>
    <w:rsid w:val="00865510"/>
    <w:rsid w:val="00865A5D"/>
    <w:rsid w:val="00865F65"/>
    <w:rsid w:val="00866169"/>
    <w:rsid w:val="00866442"/>
    <w:rsid w:val="008667E4"/>
    <w:rsid w:val="00866D02"/>
    <w:rsid w:val="00867D75"/>
    <w:rsid w:val="008706FD"/>
    <w:rsid w:val="0087087C"/>
    <w:rsid w:val="008708C6"/>
    <w:rsid w:val="00870B21"/>
    <w:rsid w:val="00871720"/>
    <w:rsid w:val="00871846"/>
    <w:rsid w:val="00871EC8"/>
    <w:rsid w:val="0087246B"/>
    <w:rsid w:val="00872825"/>
    <w:rsid w:val="0087384E"/>
    <w:rsid w:val="00873B2E"/>
    <w:rsid w:val="00873DEB"/>
    <w:rsid w:val="00873EFE"/>
    <w:rsid w:val="00874104"/>
    <w:rsid w:val="00874527"/>
    <w:rsid w:val="008749C8"/>
    <w:rsid w:val="00874E43"/>
    <w:rsid w:val="008750A9"/>
    <w:rsid w:val="008764BE"/>
    <w:rsid w:val="0087669C"/>
    <w:rsid w:val="008768FD"/>
    <w:rsid w:val="008773E3"/>
    <w:rsid w:val="0087787C"/>
    <w:rsid w:val="00877916"/>
    <w:rsid w:val="008779C0"/>
    <w:rsid w:val="00877F68"/>
    <w:rsid w:val="00881E6B"/>
    <w:rsid w:val="0088211E"/>
    <w:rsid w:val="00883416"/>
    <w:rsid w:val="008836C6"/>
    <w:rsid w:val="008839DF"/>
    <w:rsid w:val="00883A7F"/>
    <w:rsid w:val="0088438A"/>
    <w:rsid w:val="00884B62"/>
    <w:rsid w:val="008851F1"/>
    <w:rsid w:val="00885D23"/>
    <w:rsid w:val="00886564"/>
    <w:rsid w:val="00886B0E"/>
    <w:rsid w:val="00886E98"/>
    <w:rsid w:val="00887106"/>
    <w:rsid w:val="00887CFA"/>
    <w:rsid w:val="0089005A"/>
    <w:rsid w:val="008908B8"/>
    <w:rsid w:val="00890B57"/>
    <w:rsid w:val="00890CF8"/>
    <w:rsid w:val="00890F30"/>
    <w:rsid w:val="00890F83"/>
    <w:rsid w:val="008918D6"/>
    <w:rsid w:val="00891B17"/>
    <w:rsid w:val="00892562"/>
    <w:rsid w:val="008925CA"/>
    <w:rsid w:val="008926E6"/>
    <w:rsid w:val="0089286A"/>
    <w:rsid w:val="00892995"/>
    <w:rsid w:val="00892EE6"/>
    <w:rsid w:val="00892F3C"/>
    <w:rsid w:val="0089400F"/>
    <w:rsid w:val="008945DE"/>
    <w:rsid w:val="00894885"/>
    <w:rsid w:val="00894E02"/>
    <w:rsid w:val="008950CC"/>
    <w:rsid w:val="0089528A"/>
    <w:rsid w:val="00895496"/>
    <w:rsid w:val="008956C3"/>
    <w:rsid w:val="00895AE2"/>
    <w:rsid w:val="0089703B"/>
    <w:rsid w:val="00897967"/>
    <w:rsid w:val="00897B28"/>
    <w:rsid w:val="00897D60"/>
    <w:rsid w:val="00897E48"/>
    <w:rsid w:val="008A01B4"/>
    <w:rsid w:val="008A059F"/>
    <w:rsid w:val="008A0962"/>
    <w:rsid w:val="008A0ADE"/>
    <w:rsid w:val="008A0AE2"/>
    <w:rsid w:val="008A0E48"/>
    <w:rsid w:val="008A0FF1"/>
    <w:rsid w:val="008A125D"/>
    <w:rsid w:val="008A16E9"/>
    <w:rsid w:val="008A17D8"/>
    <w:rsid w:val="008A1A4E"/>
    <w:rsid w:val="008A204D"/>
    <w:rsid w:val="008A2670"/>
    <w:rsid w:val="008A2789"/>
    <w:rsid w:val="008A2D83"/>
    <w:rsid w:val="008A2EDE"/>
    <w:rsid w:val="008A30D2"/>
    <w:rsid w:val="008A32F0"/>
    <w:rsid w:val="008A3362"/>
    <w:rsid w:val="008A3699"/>
    <w:rsid w:val="008A3C7D"/>
    <w:rsid w:val="008A3D9B"/>
    <w:rsid w:val="008A3E88"/>
    <w:rsid w:val="008A4187"/>
    <w:rsid w:val="008A4346"/>
    <w:rsid w:val="008A4610"/>
    <w:rsid w:val="008A4737"/>
    <w:rsid w:val="008A557A"/>
    <w:rsid w:val="008A5630"/>
    <w:rsid w:val="008A56EB"/>
    <w:rsid w:val="008A60B1"/>
    <w:rsid w:val="008A627E"/>
    <w:rsid w:val="008A6642"/>
    <w:rsid w:val="008A6764"/>
    <w:rsid w:val="008A6967"/>
    <w:rsid w:val="008A6968"/>
    <w:rsid w:val="008A6E80"/>
    <w:rsid w:val="008A7B5E"/>
    <w:rsid w:val="008A7B6D"/>
    <w:rsid w:val="008A7FC5"/>
    <w:rsid w:val="008B02CE"/>
    <w:rsid w:val="008B071A"/>
    <w:rsid w:val="008B07FF"/>
    <w:rsid w:val="008B0D66"/>
    <w:rsid w:val="008B1ACD"/>
    <w:rsid w:val="008B2276"/>
    <w:rsid w:val="008B23A3"/>
    <w:rsid w:val="008B2505"/>
    <w:rsid w:val="008B2F3D"/>
    <w:rsid w:val="008B2FDC"/>
    <w:rsid w:val="008B3068"/>
    <w:rsid w:val="008B46AC"/>
    <w:rsid w:val="008B4846"/>
    <w:rsid w:val="008B49BE"/>
    <w:rsid w:val="008B4AD7"/>
    <w:rsid w:val="008B4C71"/>
    <w:rsid w:val="008B50DC"/>
    <w:rsid w:val="008B529A"/>
    <w:rsid w:val="008B565C"/>
    <w:rsid w:val="008B5711"/>
    <w:rsid w:val="008B5813"/>
    <w:rsid w:val="008B5F29"/>
    <w:rsid w:val="008B6343"/>
    <w:rsid w:val="008B6467"/>
    <w:rsid w:val="008B693C"/>
    <w:rsid w:val="008B6BFA"/>
    <w:rsid w:val="008B6FCA"/>
    <w:rsid w:val="008B78DC"/>
    <w:rsid w:val="008B7CC0"/>
    <w:rsid w:val="008B7F55"/>
    <w:rsid w:val="008C03AF"/>
    <w:rsid w:val="008C0762"/>
    <w:rsid w:val="008C08A4"/>
    <w:rsid w:val="008C095C"/>
    <w:rsid w:val="008C0AC3"/>
    <w:rsid w:val="008C0B5D"/>
    <w:rsid w:val="008C0F14"/>
    <w:rsid w:val="008C13DF"/>
    <w:rsid w:val="008C1449"/>
    <w:rsid w:val="008C1506"/>
    <w:rsid w:val="008C1685"/>
    <w:rsid w:val="008C17B6"/>
    <w:rsid w:val="008C18EB"/>
    <w:rsid w:val="008C27CD"/>
    <w:rsid w:val="008C2BDE"/>
    <w:rsid w:val="008C312E"/>
    <w:rsid w:val="008C3642"/>
    <w:rsid w:val="008C3745"/>
    <w:rsid w:val="008C3BDA"/>
    <w:rsid w:val="008C401B"/>
    <w:rsid w:val="008C40C8"/>
    <w:rsid w:val="008C4941"/>
    <w:rsid w:val="008C5325"/>
    <w:rsid w:val="008C561C"/>
    <w:rsid w:val="008C5B87"/>
    <w:rsid w:val="008C5DE1"/>
    <w:rsid w:val="008C61CA"/>
    <w:rsid w:val="008C63F4"/>
    <w:rsid w:val="008C6B38"/>
    <w:rsid w:val="008C6C44"/>
    <w:rsid w:val="008C6D36"/>
    <w:rsid w:val="008C6EF7"/>
    <w:rsid w:val="008C7C55"/>
    <w:rsid w:val="008C7F0E"/>
    <w:rsid w:val="008D038D"/>
    <w:rsid w:val="008D0A51"/>
    <w:rsid w:val="008D10C6"/>
    <w:rsid w:val="008D10EB"/>
    <w:rsid w:val="008D1324"/>
    <w:rsid w:val="008D16A8"/>
    <w:rsid w:val="008D1A44"/>
    <w:rsid w:val="008D1BD2"/>
    <w:rsid w:val="008D1E4B"/>
    <w:rsid w:val="008D22FD"/>
    <w:rsid w:val="008D257E"/>
    <w:rsid w:val="008D2AE1"/>
    <w:rsid w:val="008D30EC"/>
    <w:rsid w:val="008D35F6"/>
    <w:rsid w:val="008D38A6"/>
    <w:rsid w:val="008D39B7"/>
    <w:rsid w:val="008D3B42"/>
    <w:rsid w:val="008D3F1A"/>
    <w:rsid w:val="008D415D"/>
    <w:rsid w:val="008D4257"/>
    <w:rsid w:val="008D4F42"/>
    <w:rsid w:val="008D531B"/>
    <w:rsid w:val="008D561C"/>
    <w:rsid w:val="008D64FC"/>
    <w:rsid w:val="008D6C63"/>
    <w:rsid w:val="008D6DBC"/>
    <w:rsid w:val="008D6F0E"/>
    <w:rsid w:val="008D704B"/>
    <w:rsid w:val="008D7136"/>
    <w:rsid w:val="008D71C8"/>
    <w:rsid w:val="008D7382"/>
    <w:rsid w:val="008D7671"/>
    <w:rsid w:val="008E08EB"/>
    <w:rsid w:val="008E0ADB"/>
    <w:rsid w:val="008E0F36"/>
    <w:rsid w:val="008E10EF"/>
    <w:rsid w:val="008E120C"/>
    <w:rsid w:val="008E14FE"/>
    <w:rsid w:val="008E1668"/>
    <w:rsid w:val="008E1D0A"/>
    <w:rsid w:val="008E2720"/>
    <w:rsid w:val="008E2C62"/>
    <w:rsid w:val="008E3659"/>
    <w:rsid w:val="008E3929"/>
    <w:rsid w:val="008E3A26"/>
    <w:rsid w:val="008E3C26"/>
    <w:rsid w:val="008E3E82"/>
    <w:rsid w:val="008E3F8B"/>
    <w:rsid w:val="008E4049"/>
    <w:rsid w:val="008E408C"/>
    <w:rsid w:val="008E439F"/>
    <w:rsid w:val="008E459E"/>
    <w:rsid w:val="008E49C2"/>
    <w:rsid w:val="008E4C57"/>
    <w:rsid w:val="008E59F7"/>
    <w:rsid w:val="008E5B66"/>
    <w:rsid w:val="008E5DD8"/>
    <w:rsid w:val="008E5E33"/>
    <w:rsid w:val="008E5F25"/>
    <w:rsid w:val="008E62EB"/>
    <w:rsid w:val="008E7241"/>
    <w:rsid w:val="008E7BEC"/>
    <w:rsid w:val="008F12F3"/>
    <w:rsid w:val="008F1C21"/>
    <w:rsid w:val="008F1C5D"/>
    <w:rsid w:val="008F2EFF"/>
    <w:rsid w:val="008F319D"/>
    <w:rsid w:val="008F31E9"/>
    <w:rsid w:val="008F33F9"/>
    <w:rsid w:val="008F342B"/>
    <w:rsid w:val="008F3719"/>
    <w:rsid w:val="008F3B0E"/>
    <w:rsid w:val="008F3C7F"/>
    <w:rsid w:val="008F3CC7"/>
    <w:rsid w:val="008F4315"/>
    <w:rsid w:val="008F4767"/>
    <w:rsid w:val="008F4AEC"/>
    <w:rsid w:val="008F51C5"/>
    <w:rsid w:val="008F523C"/>
    <w:rsid w:val="008F54FD"/>
    <w:rsid w:val="008F55C4"/>
    <w:rsid w:val="008F571B"/>
    <w:rsid w:val="008F5EA3"/>
    <w:rsid w:val="008F67AC"/>
    <w:rsid w:val="008F67C6"/>
    <w:rsid w:val="008F6815"/>
    <w:rsid w:val="008F6A15"/>
    <w:rsid w:val="008F7067"/>
    <w:rsid w:val="008F7526"/>
    <w:rsid w:val="008F75CD"/>
    <w:rsid w:val="008F781A"/>
    <w:rsid w:val="008F7876"/>
    <w:rsid w:val="008F78D0"/>
    <w:rsid w:val="008F7D87"/>
    <w:rsid w:val="009000BA"/>
    <w:rsid w:val="009002CB"/>
    <w:rsid w:val="00900A90"/>
    <w:rsid w:val="00900D7D"/>
    <w:rsid w:val="00900F49"/>
    <w:rsid w:val="00901198"/>
    <w:rsid w:val="00902801"/>
    <w:rsid w:val="009028B0"/>
    <w:rsid w:val="009029C9"/>
    <w:rsid w:val="00902BEC"/>
    <w:rsid w:val="00902F02"/>
    <w:rsid w:val="00903548"/>
    <w:rsid w:val="0090391B"/>
    <w:rsid w:val="00903DDF"/>
    <w:rsid w:val="00903E3F"/>
    <w:rsid w:val="00904117"/>
    <w:rsid w:val="00904A22"/>
    <w:rsid w:val="009059BD"/>
    <w:rsid w:val="00905CA2"/>
    <w:rsid w:val="0090639F"/>
    <w:rsid w:val="0090675E"/>
    <w:rsid w:val="00906797"/>
    <w:rsid w:val="0090729C"/>
    <w:rsid w:val="00910325"/>
    <w:rsid w:val="00910F40"/>
    <w:rsid w:val="009110D4"/>
    <w:rsid w:val="00911217"/>
    <w:rsid w:val="00911959"/>
    <w:rsid w:val="00911D25"/>
    <w:rsid w:val="0091218F"/>
    <w:rsid w:val="009121D5"/>
    <w:rsid w:val="009122A5"/>
    <w:rsid w:val="009123D1"/>
    <w:rsid w:val="00912842"/>
    <w:rsid w:val="00913111"/>
    <w:rsid w:val="00913591"/>
    <w:rsid w:val="00913FF7"/>
    <w:rsid w:val="0091460E"/>
    <w:rsid w:val="00914627"/>
    <w:rsid w:val="009147AA"/>
    <w:rsid w:val="00915DA1"/>
    <w:rsid w:val="00916503"/>
    <w:rsid w:val="00916D90"/>
    <w:rsid w:val="009170CE"/>
    <w:rsid w:val="009171AE"/>
    <w:rsid w:val="00917D7B"/>
    <w:rsid w:val="00920143"/>
    <w:rsid w:val="00920CB8"/>
    <w:rsid w:val="00920DD5"/>
    <w:rsid w:val="00921B58"/>
    <w:rsid w:val="009222CF"/>
    <w:rsid w:val="0092281A"/>
    <w:rsid w:val="009229F2"/>
    <w:rsid w:val="00922BC8"/>
    <w:rsid w:val="009233FC"/>
    <w:rsid w:val="009239EE"/>
    <w:rsid w:val="009244CB"/>
    <w:rsid w:val="009245DB"/>
    <w:rsid w:val="00924C53"/>
    <w:rsid w:val="0092508F"/>
    <w:rsid w:val="00925A32"/>
    <w:rsid w:val="00925E1E"/>
    <w:rsid w:val="00925EB7"/>
    <w:rsid w:val="0092603D"/>
    <w:rsid w:val="009270BA"/>
    <w:rsid w:val="009276CC"/>
    <w:rsid w:val="00927D20"/>
    <w:rsid w:val="00930632"/>
    <w:rsid w:val="00930A98"/>
    <w:rsid w:val="00930BE9"/>
    <w:rsid w:val="00930CF0"/>
    <w:rsid w:val="00930E80"/>
    <w:rsid w:val="00930EAB"/>
    <w:rsid w:val="00931034"/>
    <w:rsid w:val="00931072"/>
    <w:rsid w:val="009315AF"/>
    <w:rsid w:val="00931F90"/>
    <w:rsid w:val="00932640"/>
    <w:rsid w:val="009329B4"/>
    <w:rsid w:val="00932A3A"/>
    <w:rsid w:val="009333F5"/>
    <w:rsid w:val="0093361D"/>
    <w:rsid w:val="00933CB7"/>
    <w:rsid w:val="009341A3"/>
    <w:rsid w:val="009345F6"/>
    <w:rsid w:val="00934DDE"/>
    <w:rsid w:val="00935AF8"/>
    <w:rsid w:val="00935C2F"/>
    <w:rsid w:val="00935F8D"/>
    <w:rsid w:val="00936AD1"/>
    <w:rsid w:val="00936C39"/>
    <w:rsid w:val="00936E4A"/>
    <w:rsid w:val="0093739B"/>
    <w:rsid w:val="0093777B"/>
    <w:rsid w:val="00937C09"/>
    <w:rsid w:val="00937D80"/>
    <w:rsid w:val="0094022C"/>
    <w:rsid w:val="0094044A"/>
    <w:rsid w:val="009407A9"/>
    <w:rsid w:val="00940841"/>
    <w:rsid w:val="00940A04"/>
    <w:rsid w:val="00940A2B"/>
    <w:rsid w:val="00941212"/>
    <w:rsid w:val="00941258"/>
    <w:rsid w:val="009412CE"/>
    <w:rsid w:val="009418F5"/>
    <w:rsid w:val="00941E4B"/>
    <w:rsid w:val="00941E8F"/>
    <w:rsid w:val="0094207E"/>
    <w:rsid w:val="00942367"/>
    <w:rsid w:val="00942C61"/>
    <w:rsid w:val="00943723"/>
    <w:rsid w:val="00944265"/>
    <w:rsid w:val="00944683"/>
    <w:rsid w:val="00944B1B"/>
    <w:rsid w:val="00944BF6"/>
    <w:rsid w:val="0094510D"/>
    <w:rsid w:val="00945594"/>
    <w:rsid w:val="0094582D"/>
    <w:rsid w:val="0094595B"/>
    <w:rsid w:val="00945E04"/>
    <w:rsid w:val="00946992"/>
    <w:rsid w:val="00946DDA"/>
    <w:rsid w:val="00946FED"/>
    <w:rsid w:val="00947337"/>
    <w:rsid w:val="00947B78"/>
    <w:rsid w:val="00947CAD"/>
    <w:rsid w:val="00947E69"/>
    <w:rsid w:val="00950346"/>
    <w:rsid w:val="00950D12"/>
    <w:rsid w:val="00950F02"/>
    <w:rsid w:val="0095114E"/>
    <w:rsid w:val="009513F7"/>
    <w:rsid w:val="00951C69"/>
    <w:rsid w:val="009522EC"/>
    <w:rsid w:val="009524EE"/>
    <w:rsid w:val="00952676"/>
    <w:rsid w:val="00952A02"/>
    <w:rsid w:val="0095376C"/>
    <w:rsid w:val="00953B55"/>
    <w:rsid w:val="0095416C"/>
    <w:rsid w:val="00954294"/>
    <w:rsid w:val="00955619"/>
    <w:rsid w:val="009558B5"/>
    <w:rsid w:val="00955C4F"/>
    <w:rsid w:val="00955E98"/>
    <w:rsid w:val="0095681A"/>
    <w:rsid w:val="00956B4A"/>
    <w:rsid w:val="00956B56"/>
    <w:rsid w:val="009578F4"/>
    <w:rsid w:val="00957E5B"/>
    <w:rsid w:val="00957F18"/>
    <w:rsid w:val="00957F54"/>
    <w:rsid w:val="0096034D"/>
    <w:rsid w:val="00960472"/>
    <w:rsid w:val="0096054D"/>
    <w:rsid w:val="009607B6"/>
    <w:rsid w:val="00960C24"/>
    <w:rsid w:val="00961A2E"/>
    <w:rsid w:val="00962072"/>
    <w:rsid w:val="0096239B"/>
    <w:rsid w:val="00962635"/>
    <w:rsid w:val="009626E2"/>
    <w:rsid w:val="00962B01"/>
    <w:rsid w:val="00963139"/>
    <w:rsid w:val="009631B0"/>
    <w:rsid w:val="009632AD"/>
    <w:rsid w:val="00963322"/>
    <w:rsid w:val="009633B8"/>
    <w:rsid w:val="00963A60"/>
    <w:rsid w:val="0096444A"/>
    <w:rsid w:val="0096461D"/>
    <w:rsid w:val="0096490B"/>
    <w:rsid w:val="00964DA0"/>
    <w:rsid w:val="009654C2"/>
    <w:rsid w:val="00965612"/>
    <w:rsid w:val="009657CE"/>
    <w:rsid w:val="00965A6E"/>
    <w:rsid w:val="00965E11"/>
    <w:rsid w:val="00966D46"/>
    <w:rsid w:val="00966E48"/>
    <w:rsid w:val="00967E13"/>
    <w:rsid w:val="009700CD"/>
    <w:rsid w:val="0097013A"/>
    <w:rsid w:val="009701D3"/>
    <w:rsid w:val="00970455"/>
    <w:rsid w:val="009705F5"/>
    <w:rsid w:val="00970763"/>
    <w:rsid w:val="009713E9"/>
    <w:rsid w:val="0097166E"/>
    <w:rsid w:val="00971689"/>
    <w:rsid w:val="009721B6"/>
    <w:rsid w:val="00972458"/>
    <w:rsid w:val="009726C1"/>
    <w:rsid w:val="00972B36"/>
    <w:rsid w:val="00972DD5"/>
    <w:rsid w:val="00972E50"/>
    <w:rsid w:val="00973880"/>
    <w:rsid w:val="00973BB0"/>
    <w:rsid w:val="009748A2"/>
    <w:rsid w:val="00974A09"/>
    <w:rsid w:val="00974A2A"/>
    <w:rsid w:val="00974C32"/>
    <w:rsid w:val="00974F95"/>
    <w:rsid w:val="0097547F"/>
    <w:rsid w:val="0097553B"/>
    <w:rsid w:val="009759A5"/>
    <w:rsid w:val="00975CAC"/>
    <w:rsid w:val="0097662D"/>
    <w:rsid w:val="0097674F"/>
    <w:rsid w:val="009767AA"/>
    <w:rsid w:val="00976A3E"/>
    <w:rsid w:val="00976D22"/>
    <w:rsid w:val="00976D7A"/>
    <w:rsid w:val="00976FE2"/>
    <w:rsid w:val="0097716D"/>
    <w:rsid w:val="009775E1"/>
    <w:rsid w:val="009776F0"/>
    <w:rsid w:val="00980231"/>
    <w:rsid w:val="00980E84"/>
    <w:rsid w:val="00981004"/>
    <w:rsid w:val="00981314"/>
    <w:rsid w:val="00983315"/>
    <w:rsid w:val="009838E4"/>
    <w:rsid w:val="009839EF"/>
    <w:rsid w:val="00983C06"/>
    <w:rsid w:val="00983C87"/>
    <w:rsid w:val="00983CC6"/>
    <w:rsid w:val="00983D5C"/>
    <w:rsid w:val="009840D9"/>
    <w:rsid w:val="00984136"/>
    <w:rsid w:val="009841E1"/>
    <w:rsid w:val="009847F3"/>
    <w:rsid w:val="00984916"/>
    <w:rsid w:val="00984C03"/>
    <w:rsid w:val="00984C8A"/>
    <w:rsid w:val="0098519F"/>
    <w:rsid w:val="00985663"/>
    <w:rsid w:val="00985863"/>
    <w:rsid w:val="00985AB0"/>
    <w:rsid w:val="00985B3A"/>
    <w:rsid w:val="00985C11"/>
    <w:rsid w:val="00986268"/>
    <w:rsid w:val="009864F1"/>
    <w:rsid w:val="0098669E"/>
    <w:rsid w:val="00986939"/>
    <w:rsid w:val="00986999"/>
    <w:rsid w:val="00986D22"/>
    <w:rsid w:val="00986DA2"/>
    <w:rsid w:val="009874ED"/>
    <w:rsid w:val="009875BB"/>
    <w:rsid w:val="00990700"/>
    <w:rsid w:val="00990772"/>
    <w:rsid w:val="00990850"/>
    <w:rsid w:val="00990BA3"/>
    <w:rsid w:val="0099114A"/>
    <w:rsid w:val="00991291"/>
    <w:rsid w:val="00991910"/>
    <w:rsid w:val="00991B87"/>
    <w:rsid w:val="00991C0F"/>
    <w:rsid w:val="0099257D"/>
    <w:rsid w:val="00992EF4"/>
    <w:rsid w:val="009931A4"/>
    <w:rsid w:val="009933C0"/>
    <w:rsid w:val="00993801"/>
    <w:rsid w:val="00993D93"/>
    <w:rsid w:val="00993EA5"/>
    <w:rsid w:val="00993F14"/>
    <w:rsid w:val="0099554A"/>
    <w:rsid w:val="00995DF7"/>
    <w:rsid w:val="0099736C"/>
    <w:rsid w:val="0099765F"/>
    <w:rsid w:val="00997B06"/>
    <w:rsid w:val="00997CAF"/>
    <w:rsid w:val="00997CF8"/>
    <w:rsid w:val="00997DAC"/>
    <w:rsid w:val="009A00CA"/>
    <w:rsid w:val="009A02D4"/>
    <w:rsid w:val="009A0A66"/>
    <w:rsid w:val="009A0BCE"/>
    <w:rsid w:val="009A1367"/>
    <w:rsid w:val="009A1B34"/>
    <w:rsid w:val="009A1DA6"/>
    <w:rsid w:val="009A2523"/>
    <w:rsid w:val="009A2B80"/>
    <w:rsid w:val="009A2E14"/>
    <w:rsid w:val="009A3495"/>
    <w:rsid w:val="009A3D13"/>
    <w:rsid w:val="009A440A"/>
    <w:rsid w:val="009A5191"/>
    <w:rsid w:val="009A5ECC"/>
    <w:rsid w:val="009A5FA8"/>
    <w:rsid w:val="009A633C"/>
    <w:rsid w:val="009A6561"/>
    <w:rsid w:val="009A6C38"/>
    <w:rsid w:val="009A7036"/>
    <w:rsid w:val="009A725E"/>
    <w:rsid w:val="009A73D9"/>
    <w:rsid w:val="009A77EC"/>
    <w:rsid w:val="009A7B77"/>
    <w:rsid w:val="009A7EB4"/>
    <w:rsid w:val="009B15D1"/>
    <w:rsid w:val="009B192E"/>
    <w:rsid w:val="009B1970"/>
    <w:rsid w:val="009B1A59"/>
    <w:rsid w:val="009B20C2"/>
    <w:rsid w:val="009B20CA"/>
    <w:rsid w:val="009B242D"/>
    <w:rsid w:val="009B3116"/>
    <w:rsid w:val="009B403F"/>
    <w:rsid w:val="009B4DDB"/>
    <w:rsid w:val="009B4EC1"/>
    <w:rsid w:val="009B53ED"/>
    <w:rsid w:val="009B54B9"/>
    <w:rsid w:val="009B615E"/>
    <w:rsid w:val="009B6227"/>
    <w:rsid w:val="009B6F84"/>
    <w:rsid w:val="009B7197"/>
    <w:rsid w:val="009B721A"/>
    <w:rsid w:val="009B7745"/>
    <w:rsid w:val="009B796F"/>
    <w:rsid w:val="009B7E00"/>
    <w:rsid w:val="009B7F0A"/>
    <w:rsid w:val="009C009D"/>
    <w:rsid w:val="009C0B94"/>
    <w:rsid w:val="009C0C2D"/>
    <w:rsid w:val="009C11FC"/>
    <w:rsid w:val="009C15BC"/>
    <w:rsid w:val="009C168A"/>
    <w:rsid w:val="009C1C05"/>
    <w:rsid w:val="009C219F"/>
    <w:rsid w:val="009C2493"/>
    <w:rsid w:val="009C30D8"/>
    <w:rsid w:val="009C3302"/>
    <w:rsid w:val="009C364C"/>
    <w:rsid w:val="009C37ED"/>
    <w:rsid w:val="009C3C23"/>
    <w:rsid w:val="009C3DE5"/>
    <w:rsid w:val="009C3DEB"/>
    <w:rsid w:val="009C4030"/>
    <w:rsid w:val="009C4483"/>
    <w:rsid w:val="009C50C2"/>
    <w:rsid w:val="009C50F8"/>
    <w:rsid w:val="009C5844"/>
    <w:rsid w:val="009C5A62"/>
    <w:rsid w:val="009C5B9F"/>
    <w:rsid w:val="009C5E98"/>
    <w:rsid w:val="009C5F2C"/>
    <w:rsid w:val="009C6098"/>
    <w:rsid w:val="009C61D2"/>
    <w:rsid w:val="009C6996"/>
    <w:rsid w:val="009C6BF2"/>
    <w:rsid w:val="009C6F0D"/>
    <w:rsid w:val="009C741E"/>
    <w:rsid w:val="009C7619"/>
    <w:rsid w:val="009D053D"/>
    <w:rsid w:val="009D0950"/>
    <w:rsid w:val="009D1107"/>
    <w:rsid w:val="009D1743"/>
    <w:rsid w:val="009D2045"/>
    <w:rsid w:val="009D20D2"/>
    <w:rsid w:val="009D237C"/>
    <w:rsid w:val="009D24C7"/>
    <w:rsid w:val="009D2673"/>
    <w:rsid w:val="009D2CB4"/>
    <w:rsid w:val="009D3397"/>
    <w:rsid w:val="009D3CF1"/>
    <w:rsid w:val="009D4280"/>
    <w:rsid w:val="009D49AD"/>
    <w:rsid w:val="009D49FA"/>
    <w:rsid w:val="009D512E"/>
    <w:rsid w:val="009D51C0"/>
    <w:rsid w:val="009D51FD"/>
    <w:rsid w:val="009D580C"/>
    <w:rsid w:val="009D5A1B"/>
    <w:rsid w:val="009D5EF3"/>
    <w:rsid w:val="009D6045"/>
    <w:rsid w:val="009D6354"/>
    <w:rsid w:val="009D66CA"/>
    <w:rsid w:val="009D6AFA"/>
    <w:rsid w:val="009D71C5"/>
    <w:rsid w:val="009D75E7"/>
    <w:rsid w:val="009D76C2"/>
    <w:rsid w:val="009E085C"/>
    <w:rsid w:val="009E0B92"/>
    <w:rsid w:val="009E10BA"/>
    <w:rsid w:val="009E18AE"/>
    <w:rsid w:val="009E1A57"/>
    <w:rsid w:val="009E1CB6"/>
    <w:rsid w:val="009E1EA8"/>
    <w:rsid w:val="009E2243"/>
    <w:rsid w:val="009E2437"/>
    <w:rsid w:val="009E293A"/>
    <w:rsid w:val="009E298C"/>
    <w:rsid w:val="009E2AE3"/>
    <w:rsid w:val="009E2FCC"/>
    <w:rsid w:val="009E39AD"/>
    <w:rsid w:val="009E3ADB"/>
    <w:rsid w:val="009E4A62"/>
    <w:rsid w:val="009E4B82"/>
    <w:rsid w:val="009E4B99"/>
    <w:rsid w:val="009E54AB"/>
    <w:rsid w:val="009E5EE9"/>
    <w:rsid w:val="009E6760"/>
    <w:rsid w:val="009E6D25"/>
    <w:rsid w:val="009E6D78"/>
    <w:rsid w:val="009F0473"/>
    <w:rsid w:val="009F0FE7"/>
    <w:rsid w:val="009F13BD"/>
    <w:rsid w:val="009F1C10"/>
    <w:rsid w:val="009F2198"/>
    <w:rsid w:val="009F2411"/>
    <w:rsid w:val="009F2562"/>
    <w:rsid w:val="009F2571"/>
    <w:rsid w:val="009F3853"/>
    <w:rsid w:val="009F3920"/>
    <w:rsid w:val="009F39FA"/>
    <w:rsid w:val="009F436A"/>
    <w:rsid w:val="009F49F4"/>
    <w:rsid w:val="009F4A5F"/>
    <w:rsid w:val="009F4FB9"/>
    <w:rsid w:val="009F50D4"/>
    <w:rsid w:val="009F5A09"/>
    <w:rsid w:val="009F6A7C"/>
    <w:rsid w:val="009F6AC7"/>
    <w:rsid w:val="009F6BEC"/>
    <w:rsid w:val="009F6CE4"/>
    <w:rsid w:val="009F6E1F"/>
    <w:rsid w:val="009F7204"/>
    <w:rsid w:val="009F7A05"/>
    <w:rsid w:val="009F7DD3"/>
    <w:rsid w:val="00A00103"/>
    <w:rsid w:val="00A005CC"/>
    <w:rsid w:val="00A00A90"/>
    <w:rsid w:val="00A012E7"/>
    <w:rsid w:val="00A01A97"/>
    <w:rsid w:val="00A02234"/>
    <w:rsid w:val="00A023C8"/>
    <w:rsid w:val="00A02401"/>
    <w:rsid w:val="00A02E21"/>
    <w:rsid w:val="00A02E43"/>
    <w:rsid w:val="00A0314B"/>
    <w:rsid w:val="00A03530"/>
    <w:rsid w:val="00A03591"/>
    <w:rsid w:val="00A038D4"/>
    <w:rsid w:val="00A03BD2"/>
    <w:rsid w:val="00A03E4E"/>
    <w:rsid w:val="00A04019"/>
    <w:rsid w:val="00A0481D"/>
    <w:rsid w:val="00A04E1D"/>
    <w:rsid w:val="00A04ED4"/>
    <w:rsid w:val="00A050EA"/>
    <w:rsid w:val="00A0529C"/>
    <w:rsid w:val="00A05469"/>
    <w:rsid w:val="00A05B0C"/>
    <w:rsid w:val="00A05D23"/>
    <w:rsid w:val="00A06240"/>
    <w:rsid w:val="00A0727D"/>
    <w:rsid w:val="00A07975"/>
    <w:rsid w:val="00A079B8"/>
    <w:rsid w:val="00A079C6"/>
    <w:rsid w:val="00A07A5A"/>
    <w:rsid w:val="00A07BE8"/>
    <w:rsid w:val="00A07FBE"/>
    <w:rsid w:val="00A1032D"/>
    <w:rsid w:val="00A104F4"/>
    <w:rsid w:val="00A1098D"/>
    <w:rsid w:val="00A10F05"/>
    <w:rsid w:val="00A11B7C"/>
    <w:rsid w:val="00A11BD5"/>
    <w:rsid w:val="00A11EE2"/>
    <w:rsid w:val="00A129B2"/>
    <w:rsid w:val="00A12AFA"/>
    <w:rsid w:val="00A12B77"/>
    <w:rsid w:val="00A1311A"/>
    <w:rsid w:val="00A136C1"/>
    <w:rsid w:val="00A13BAE"/>
    <w:rsid w:val="00A13F87"/>
    <w:rsid w:val="00A140BF"/>
    <w:rsid w:val="00A1496C"/>
    <w:rsid w:val="00A149C2"/>
    <w:rsid w:val="00A14EF1"/>
    <w:rsid w:val="00A15443"/>
    <w:rsid w:val="00A156AF"/>
    <w:rsid w:val="00A15DDF"/>
    <w:rsid w:val="00A15EC4"/>
    <w:rsid w:val="00A166EA"/>
    <w:rsid w:val="00A16957"/>
    <w:rsid w:val="00A16B60"/>
    <w:rsid w:val="00A16E91"/>
    <w:rsid w:val="00A1781E"/>
    <w:rsid w:val="00A20297"/>
    <w:rsid w:val="00A20332"/>
    <w:rsid w:val="00A2071B"/>
    <w:rsid w:val="00A20A2C"/>
    <w:rsid w:val="00A20AF8"/>
    <w:rsid w:val="00A215FF"/>
    <w:rsid w:val="00A216A1"/>
    <w:rsid w:val="00A21EF4"/>
    <w:rsid w:val="00A2208C"/>
    <w:rsid w:val="00A224BA"/>
    <w:rsid w:val="00A22851"/>
    <w:rsid w:val="00A22CF0"/>
    <w:rsid w:val="00A22E23"/>
    <w:rsid w:val="00A231FC"/>
    <w:rsid w:val="00A23296"/>
    <w:rsid w:val="00A23545"/>
    <w:rsid w:val="00A235EC"/>
    <w:rsid w:val="00A23657"/>
    <w:rsid w:val="00A23F14"/>
    <w:rsid w:val="00A242A4"/>
    <w:rsid w:val="00A24C5A"/>
    <w:rsid w:val="00A24F25"/>
    <w:rsid w:val="00A251B2"/>
    <w:rsid w:val="00A25241"/>
    <w:rsid w:val="00A25293"/>
    <w:rsid w:val="00A26A54"/>
    <w:rsid w:val="00A27290"/>
    <w:rsid w:val="00A27579"/>
    <w:rsid w:val="00A27B50"/>
    <w:rsid w:val="00A27E41"/>
    <w:rsid w:val="00A27E9B"/>
    <w:rsid w:val="00A30574"/>
    <w:rsid w:val="00A3062D"/>
    <w:rsid w:val="00A30FA5"/>
    <w:rsid w:val="00A310BC"/>
    <w:rsid w:val="00A312F9"/>
    <w:rsid w:val="00A3185D"/>
    <w:rsid w:val="00A318D5"/>
    <w:rsid w:val="00A3200D"/>
    <w:rsid w:val="00A3206E"/>
    <w:rsid w:val="00A3290D"/>
    <w:rsid w:val="00A32F2B"/>
    <w:rsid w:val="00A330AD"/>
    <w:rsid w:val="00A3339D"/>
    <w:rsid w:val="00A333D8"/>
    <w:rsid w:val="00A334CD"/>
    <w:rsid w:val="00A3353C"/>
    <w:rsid w:val="00A33D3B"/>
    <w:rsid w:val="00A34BF9"/>
    <w:rsid w:val="00A35176"/>
    <w:rsid w:val="00A3523B"/>
    <w:rsid w:val="00A35597"/>
    <w:rsid w:val="00A3566C"/>
    <w:rsid w:val="00A35981"/>
    <w:rsid w:val="00A35C40"/>
    <w:rsid w:val="00A35E7D"/>
    <w:rsid w:val="00A3657B"/>
    <w:rsid w:val="00A368C7"/>
    <w:rsid w:val="00A36A0E"/>
    <w:rsid w:val="00A36A2F"/>
    <w:rsid w:val="00A36ED9"/>
    <w:rsid w:val="00A404C2"/>
    <w:rsid w:val="00A40C7D"/>
    <w:rsid w:val="00A40D81"/>
    <w:rsid w:val="00A40FC6"/>
    <w:rsid w:val="00A41002"/>
    <w:rsid w:val="00A4147B"/>
    <w:rsid w:val="00A4197C"/>
    <w:rsid w:val="00A41D41"/>
    <w:rsid w:val="00A42303"/>
    <w:rsid w:val="00A423F5"/>
    <w:rsid w:val="00A43500"/>
    <w:rsid w:val="00A445CD"/>
    <w:rsid w:val="00A448C4"/>
    <w:rsid w:val="00A44CD7"/>
    <w:rsid w:val="00A44EAA"/>
    <w:rsid w:val="00A450FA"/>
    <w:rsid w:val="00A451F5"/>
    <w:rsid w:val="00A45370"/>
    <w:rsid w:val="00A45ECC"/>
    <w:rsid w:val="00A46162"/>
    <w:rsid w:val="00A46199"/>
    <w:rsid w:val="00A465AD"/>
    <w:rsid w:val="00A46692"/>
    <w:rsid w:val="00A46E5D"/>
    <w:rsid w:val="00A4709B"/>
    <w:rsid w:val="00A472D2"/>
    <w:rsid w:val="00A477B6"/>
    <w:rsid w:val="00A4783F"/>
    <w:rsid w:val="00A47A6C"/>
    <w:rsid w:val="00A47CD8"/>
    <w:rsid w:val="00A47DE8"/>
    <w:rsid w:val="00A47E7F"/>
    <w:rsid w:val="00A50114"/>
    <w:rsid w:val="00A5027D"/>
    <w:rsid w:val="00A5065B"/>
    <w:rsid w:val="00A50C61"/>
    <w:rsid w:val="00A5118D"/>
    <w:rsid w:val="00A513B4"/>
    <w:rsid w:val="00A51C94"/>
    <w:rsid w:val="00A528E3"/>
    <w:rsid w:val="00A52A1D"/>
    <w:rsid w:val="00A52C7C"/>
    <w:rsid w:val="00A52F90"/>
    <w:rsid w:val="00A538A6"/>
    <w:rsid w:val="00A5396D"/>
    <w:rsid w:val="00A53D18"/>
    <w:rsid w:val="00A5412C"/>
    <w:rsid w:val="00A54591"/>
    <w:rsid w:val="00A545BE"/>
    <w:rsid w:val="00A54623"/>
    <w:rsid w:val="00A5463E"/>
    <w:rsid w:val="00A54A2E"/>
    <w:rsid w:val="00A54AD6"/>
    <w:rsid w:val="00A54D0B"/>
    <w:rsid w:val="00A55675"/>
    <w:rsid w:val="00A55C94"/>
    <w:rsid w:val="00A55CA7"/>
    <w:rsid w:val="00A56470"/>
    <w:rsid w:val="00A56509"/>
    <w:rsid w:val="00A56B2F"/>
    <w:rsid w:val="00A56C42"/>
    <w:rsid w:val="00A575C2"/>
    <w:rsid w:val="00A57F95"/>
    <w:rsid w:val="00A60CF6"/>
    <w:rsid w:val="00A61DA6"/>
    <w:rsid w:val="00A6269F"/>
    <w:rsid w:val="00A62CEA"/>
    <w:rsid w:val="00A62E71"/>
    <w:rsid w:val="00A63367"/>
    <w:rsid w:val="00A637F7"/>
    <w:rsid w:val="00A63F9A"/>
    <w:rsid w:val="00A641DA"/>
    <w:rsid w:val="00A64337"/>
    <w:rsid w:val="00A6437D"/>
    <w:rsid w:val="00A64A68"/>
    <w:rsid w:val="00A652B4"/>
    <w:rsid w:val="00A65551"/>
    <w:rsid w:val="00A65F4B"/>
    <w:rsid w:val="00A661C1"/>
    <w:rsid w:val="00A66A8F"/>
    <w:rsid w:val="00A66A9C"/>
    <w:rsid w:val="00A66FB4"/>
    <w:rsid w:val="00A675F2"/>
    <w:rsid w:val="00A67933"/>
    <w:rsid w:val="00A67C50"/>
    <w:rsid w:val="00A70237"/>
    <w:rsid w:val="00A71227"/>
    <w:rsid w:val="00A719F2"/>
    <w:rsid w:val="00A71B9A"/>
    <w:rsid w:val="00A71D45"/>
    <w:rsid w:val="00A727FD"/>
    <w:rsid w:val="00A728A8"/>
    <w:rsid w:val="00A73328"/>
    <w:rsid w:val="00A737E6"/>
    <w:rsid w:val="00A73DEE"/>
    <w:rsid w:val="00A740E7"/>
    <w:rsid w:val="00A74484"/>
    <w:rsid w:val="00A74DE6"/>
    <w:rsid w:val="00A753C6"/>
    <w:rsid w:val="00A75443"/>
    <w:rsid w:val="00A75531"/>
    <w:rsid w:val="00A75606"/>
    <w:rsid w:val="00A759DF"/>
    <w:rsid w:val="00A75BDF"/>
    <w:rsid w:val="00A75E34"/>
    <w:rsid w:val="00A7654D"/>
    <w:rsid w:val="00A76F01"/>
    <w:rsid w:val="00A77084"/>
    <w:rsid w:val="00A775BC"/>
    <w:rsid w:val="00A80243"/>
    <w:rsid w:val="00A80E1D"/>
    <w:rsid w:val="00A81031"/>
    <w:rsid w:val="00A827E5"/>
    <w:rsid w:val="00A82D76"/>
    <w:rsid w:val="00A83347"/>
    <w:rsid w:val="00A853DF"/>
    <w:rsid w:val="00A85571"/>
    <w:rsid w:val="00A856F0"/>
    <w:rsid w:val="00A85812"/>
    <w:rsid w:val="00A8679C"/>
    <w:rsid w:val="00A869E8"/>
    <w:rsid w:val="00A86E7B"/>
    <w:rsid w:val="00A87586"/>
    <w:rsid w:val="00A8791D"/>
    <w:rsid w:val="00A87B17"/>
    <w:rsid w:val="00A87B90"/>
    <w:rsid w:val="00A900D1"/>
    <w:rsid w:val="00A90409"/>
    <w:rsid w:val="00A908CE"/>
    <w:rsid w:val="00A90A0D"/>
    <w:rsid w:val="00A90F19"/>
    <w:rsid w:val="00A91536"/>
    <w:rsid w:val="00A9161A"/>
    <w:rsid w:val="00A91A82"/>
    <w:rsid w:val="00A91E53"/>
    <w:rsid w:val="00A920A9"/>
    <w:rsid w:val="00A921AB"/>
    <w:rsid w:val="00A925EE"/>
    <w:rsid w:val="00A92855"/>
    <w:rsid w:val="00A929B6"/>
    <w:rsid w:val="00A933C0"/>
    <w:rsid w:val="00A935F3"/>
    <w:rsid w:val="00A93854"/>
    <w:rsid w:val="00A93A55"/>
    <w:rsid w:val="00A93E44"/>
    <w:rsid w:val="00A9534D"/>
    <w:rsid w:val="00A956ED"/>
    <w:rsid w:val="00A9578F"/>
    <w:rsid w:val="00A95B23"/>
    <w:rsid w:val="00A95C06"/>
    <w:rsid w:val="00A961F1"/>
    <w:rsid w:val="00A96293"/>
    <w:rsid w:val="00A96308"/>
    <w:rsid w:val="00A965CC"/>
    <w:rsid w:val="00A97322"/>
    <w:rsid w:val="00A9750A"/>
    <w:rsid w:val="00A9778C"/>
    <w:rsid w:val="00A97BCD"/>
    <w:rsid w:val="00AA00FF"/>
    <w:rsid w:val="00AA09E7"/>
    <w:rsid w:val="00AA1159"/>
    <w:rsid w:val="00AA186F"/>
    <w:rsid w:val="00AA1EDB"/>
    <w:rsid w:val="00AA1F03"/>
    <w:rsid w:val="00AA263B"/>
    <w:rsid w:val="00AA270B"/>
    <w:rsid w:val="00AA2E9E"/>
    <w:rsid w:val="00AA394E"/>
    <w:rsid w:val="00AA42FE"/>
    <w:rsid w:val="00AA432F"/>
    <w:rsid w:val="00AA4773"/>
    <w:rsid w:val="00AA525A"/>
    <w:rsid w:val="00AA5530"/>
    <w:rsid w:val="00AA578C"/>
    <w:rsid w:val="00AA57A3"/>
    <w:rsid w:val="00AA5849"/>
    <w:rsid w:val="00AA63DF"/>
    <w:rsid w:val="00AA63E7"/>
    <w:rsid w:val="00AA6410"/>
    <w:rsid w:val="00AA66EB"/>
    <w:rsid w:val="00AA6866"/>
    <w:rsid w:val="00AA7493"/>
    <w:rsid w:val="00AA7694"/>
    <w:rsid w:val="00AA7737"/>
    <w:rsid w:val="00AA7B7C"/>
    <w:rsid w:val="00AA7F05"/>
    <w:rsid w:val="00AA7F20"/>
    <w:rsid w:val="00AB0012"/>
    <w:rsid w:val="00AB031C"/>
    <w:rsid w:val="00AB0391"/>
    <w:rsid w:val="00AB1502"/>
    <w:rsid w:val="00AB1667"/>
    <w:rsid w:val="00AB1828"/>
    <w:rsid w:val="00AB1AE0"/>
    <w:rsid w:val="00AB1D16"/>
    <w:rsid w:val="00AB2D13"/>
    <w:rsid w:val="00AB2E05"/>
    <w:rsid w:val="00AB314A"/>
    <w:rsid w:val="00AB31E8"/>
    <w:rsid w:val="00AB3526"/>
    <w:rsid w:val="00AB354A"/>
    <w:rsid w:val="00AB37AE"/>
    <w:rsid w:val="00AB37B2"/>
    <w:rsid w:val="00AB3928"/>
    <w:rsid w:val="00AB3AA3"/>
    <w:rsid w:val="00AB3D92"/>
    <w:rsid w:val="00AB3FC0"/>
    <w:rsid w:val="00AB4061"/>
    <w:rsid w:val="00AB41A3"/>
    <w:rsid w:val="00AB464A"/>
    <w:rsid w:val="00AB4BFD"/>
    <w:rsid w:val="00AB4DD9"/>
    <w:rsid w:val="00AB4E8F"/>
    <w:rsid w:val="00AB5582"/>
    <w:rsid w:val="00AB5616"/>
    <w:rsid w:val="00AB5B9F"/>
    <w:rsid w:val="00AB5CEE"/>
    <w:rsid w:val="00AB5D08"/>
    <w:rsid w:val="00AB5E6A"/>
    <w:rsid w:val="00AB61AC"/>
    <w:rsid w:val="00AB6823"/>
    <w:rsid w:val="00AB6863"/>
    <w:rsid w:val="00AB6D2D"/>
    <w:rsid w:val="00AB7441"/>
    <w:rsid w:val="00AB7CBC"/>
    <w:rsid w:val="00AB7F13"/>
    <w:rsid w:val="00AC0046"/>
    <w:rsid w:val="00AC027D"/>
    <w:rsid w:val="00AC116D"/>
    <w:rsid w:val="00AC1AA1"/>
    <w:rsid w:val="00AC1D0B"/>
    <w:rsid w:val="00AC1E6D"/>
    <w:rsid w:val="00AC1F08"/>
    <w:rsid w:val="00AC24D9"/>
    <w:rsid w:val="00AC2AE0"/>
    <w:rsid w:val="00AC2FC3"/>
    <w:rsid w:val="00AC3190"/>
    <w:rsid w:val="00AC341C"/>
    <w:rsid w:val="00AC363A"/>
    <w:rsid w:val="00AC37AE"/>
    <w:rsid w:val="00AC3C5D"/>
    <w:rsid w:val="00AC3D2F"/>
    <w:rsid w:val="00AC40BE"/>
    <w:rsid w:val="00AC474E"/>
    <w:rsid w:val="00AC4CD2"/>
    <w:rsid w:val="00AC4DF6"/>
    <w:rsid w:val="00AC517B"/>
    <w:rsid w:val="00AC544F"/>
    <w:rsid w:val="00AC5498"/>
    <w:rsid w:val="00AC5738"/>
    <w:rsid w:val="00AC5A9E"/>
    <w:rsid w:val="00AC63D9"/>
    <w:rsid w:val="00AC7442"/>
    <w:rsid w:val="00AC7BBE"/>
    <w:rsid w:val="00AC7E3C"/>
    <w:rsid w:val="00AC7F1C"/>
    <w:rsid w:val="00AD00E0"/>
    <w:rsid w:val="00AD0322"/>
    <w:rsid w:val="00AD060F"/>
    <w:rsid w:val="00AD08AF"/>
    <w:rsid w:val="00AD0988"/>
    <w:rsid w:val="00AD0A6D"/>
    <w:rsid w:val="00AD0D72"/>
    <w:rsid w:val="00AD1160"/>
    <w:rsid w:val="00AD19CE"/>
    <w:rsid w:val="00AD1AF8"/>
    <w:rsid w:val="00AD1D6F"/>
    <w:rsid w:val="00AD257D"/>
    <w:rsid w:val="00AD2A89"/>
    <w:rsid w:val="00AD2E6B"/>
    <w:rsid w:val="00AD3596"/>
    <w:rsid w:val="00AD3937"/>
    <w:rsid w:val="00AD395A"/>
    <w:rsid w:val="00AD39D0"/>
    <w:rsid w:val="00AD3AB5"/>
    <w:rsid w:val="00AD3E33"/>
    <w:rsid w:val="00AD40A4"/>
    <w:rsid w:val="00AD4ABE"/>
    <w:rsid w:val="00AD5DBC"/>
    <w:rsid w:val="00AD60AE"/>
    <w:rsid w:val="00AD651B"/>
    <w:rsid w:val="00AD6CEF"/>
    <w:rsid w:val="00AD75B2"/>
    <w:rsid w:val="00AD7ADB"/>
    <w:rsid w:val="00AE0081"/>
    <w:rsid w:val="00AE078C"/>
    <w:rsid w:val="00AE117E"/>
    <w:rsid w:val="00AE2173"/>
    <w:rsid w:val="00AE2563"/>
    <w:rsid w:val="00AE294B"/>
    <w:rsid w:val="00AE2D1D"/>
    <w:rsid w:val="00AE3160"/>
    <w:rsid w:val="00AE33AA"/>
    <w:rsid w:val="00AE3726"/>
    <w:rsid w:val="00AE39A5"/>
    <w:rsid w:val="00AE465C"/>
    <w:rsid w:val="00AE51F3"/>
    <w:rsid w:val="00AE5262"/>
    <w:rsid w:val="00AE5313"/>
    <w:rsid w:val="00AE5BCE"/>
    <w:rsid w:val="00AE5FF9"/>
    <w:rsid w:val="00AE690D"/>
    <w:rsid w:val="00AE6B54"/>
    <w:rsid w:val="00AE74BB"/>
    <w:rsid w:val="00AE76AB"/>
    <w:rsid w:val="00AE7DA0"/>
    <w:rsid w:val="00AF0044"/>
    <w:rsid w:val="00AF01EE"/>
    <w:rsid w:val="00AF0D14"/>
    <w:rsid w:val="00AF0DC0"/>
    <w:rsid w:val="00AF0E8E"/>
    <w:rsid w:val="00AF105D"/>
    <w:rsid w:val="00AF1717"/>
    <w:rsid w:val="00AF1BE0"/>
    <w:rsid w:val="00AF214C"/>
    <w:rsid w:val="00AF2D46"/>
    <w:rsid w:val="00AF370E"/>
    <w:rsid w:val="00AF384D"/>
    <w:rsid w:val="00AF4151"/>
    <w:rsid w:val="00AF44EC"/>
    <w:rsid w:val="00AF464A"/>
    <w:rsid w:val="00AF466E"/>
    <w:rsid w:val="00AF47A9"/>
    <w:rsid w:val="00AF49D6"/>
    <w:rsid w:val="00AF4BCE"/>
    <w:rsid w:val="00AF4FC4"/>
    <w:rsid w:val="00AF5043"/>
    <w:rsid w:val="00AF51D2"/>
    <w:rsid w:val="00AF599B"/>
    <w:rsid w:val="00AF632D"/>
    <w:rsid w:val="00AF6E36"/>
    <w:rsid w:val="00AF6ED0"/>
    <w:rsid w:val="00AF6F82"/>
    <w:rsid w:val="00B0000E"/>
    <w:rsid w:val="00B007EA"/>
    <w:rsid w:val="00B00A8C"/>
    <w:rsid w:val="00B00AF5"/>
    <w:rsid w:val="00B00E2E"/>
    <w:rsid w:val="00B00F12"/>
    <w:rsid w:val="00B0114B"/>
    <w:rsid w:val="00B012D8"/>
    <w:rsid w:val="00B016F2"/>
    <w:rsid w:val="00B0173F"/>
    <w:rsid w:val="00B01740"/>
    <w:rsid w:val="00B019DA"/>
    <w:rsid w:val="00B0228B"/>
    <w:rsid w:val="00B02674"/>
    <w:rsid w:val="00B02718"/>
    <w:rsid w:val="00B02F92"/>
    <w:rsid w:val="00B034B1"/>
    <w:rsid w:val="00B034E4"/>
    <w:rsid w:val="00B035C1"/>
    <w:rsid w:val="00B03883"/>
    <w:rsid w:val="00B03D54"/>
    <w:rsid w:val="00B0442C"/>
    <w:rsid w:val="00B0502B"/>
    <w:rsid w:val="00B05A5D"/>
    <w:rsid w:val="00B05ABD"/>
    <w:rsid w:val="00B05EBD"/>
    <w:rsid w:val="00B0638D"/>
    <w:rsid w:val="00B06B1D"/>
    <w:rsid w:val="00B06DAA"/>
    <w:rsid w:val="00B06FFB"/>
    <w:rsid w:val="00B07408"/>
    <w:rsid w:val="00B07444"/>
    <w:rsid w:val="00B075BF"/>
    <w:rsid w:val="00B07C0E"/>
    <w:rsid w:val="00B101D4"/>
    <w:rsid w:val="00B102C3"/>
    <w:rsid w:val="00B107D0"/>
    <w:rsid w:val="00B108D3"/>
    <w:rsid w:val="00B10D0C"/>
    <w:rsid w:val="00B10D84"/>
    <w:rsid w:val="00B112D2"/>
    <w:rsid w:val="00B11640"/>
    <w:rsid w:val="00B118F2"/>
    <w:rsid w:val="00B11BCC"/>
    <w:rsid w:val="00B120FD"/>
    <w:rsid w:val="00B12AE4"/>
    <w:rsid w:val="00B12F3F"/>
    <w:rsid w:val="00B12F92"/>
    <w:rsid w:val="00B130D6"/>
    <w:rsid w:val="00B13838"/>
    <w:rsid w:val="00B14758"/>
    <w:rsid w:val="00B14FC4"/>
    <w:rsid w:val="00B15200"/>
    <w:rsid w:val="00B15ABB"/>
    <w:rsid w:val="00B15F01"/>
    <w:rsid w:val="00B15F1F"/>
    <w:rsid w:val="00B15FB8"/>
    <w:rsid w:val="00B16617"/>
    <w:rsid w:val="00B16975"/>
    <w:rsid w:val="00B16C2A"/>
    <w:rsid w:val="00B16FE2"/>
    <w:rsid w:val="00B170DA"/>
    <w:rsid w:val="00B17A5B"/>
    <w:rsid w:val="00B20690"/>
    <w:rsid w:val="00B208D2"/>
    <w:rsid w:val="00B20B1D"/>
    <w:rsid w:val="00B22575"/>
    <w:rsid w:val="00B22674"/>
    <w:rsid w:val="00B22C42"/>
    <w:rsid w:val="00B235CB"/>
    <w:rsid w:val="00B23813"/>
    <w:rsid w:val="00B23D12"/>
    <w:rsid w:val="00B2442C"/>
    <w:rsid w:val="00B246CC"/>
    <w:rsid w:val="00B24881"/>
    <w:rsid w:val="00B24C11"/>
    <w:rsid w:val="00B252CE"/>
    <w:rsid w:val="00B252EE"/>
    <w:rsid w:val="00B25582"/>
    <w:rsid w:val="00B25F73"/>
    <w:rsid w:val="00B25FD1"/>
    <w:rsid w:val="00B2607E"/>
    <w:rsid w:val="00B2611B"/>
    <w:rsid w:val="00B30056"/>
    <w:rsid w:val="00B30152"/>
    <w:rsid w:val="00B3037D"/>
    <w:rsid w:val="00B30413"/>
    <w:rsid w:val="00B3072A"/>
    <w:rsid w:val="00B30731"/>
    <w:rsid w:val="00B30ACE"/>
    <w:rsid w:val="00B30F41"/>
    <w:rsid w:val="00B31348"/>
    <w:rsid w:val="00B32C17"/>
    <w:rsid w:val="00B32F3F"/>
    <w:rsid w:val="00B33050"/>
    <w:rsid w:val="00B338F2"/>
    <w:rsid w:val="00B34173"/>
    <w:rsid w:val="00B342F3"/>
    <w:rsid w:val="00B3442C"/>
    <w:rsid w:val="00B3556B"/>
    <w:rsid w:val="00B358F5"/>
    <w:rsid w:val="00B35A21"/>
    <w:rsid w:val="00B36013"/>
    <w:rsid w:val="00B36195"/>
    <w:rsid w:val="00B363CE"/>
    <w:rsid w:val="00B364E5"/>
    <w:rsid w:val="00B3665B"/>
    <w:rsid w:val="00B3688B"/>
    <w:rsid w:val="00B369F9"/>
    <w:rsid w:val="00B36E1C"/>
    <w:rsid w:val="00B376DB"/>
    <w:rsid w:val="00B37AEF"/>
    <w:rsid w:val="00B37B99"/>
    <w:rsid w:val="00B40804"/>
    <w:rsid w:val="00B40EE1"/>
    <w:rsid w:val="00B41201"/>
    <w:rsid w:val="00B4160D"/>
    <w:rsid w:val="00B418A1"/>
    <w:rsid w:val="00B419AF"/>
    <w:rsid w:val="00B41D17"/>
    <w:rsid w:val="00B4211D"/>
    <w:rsid w:val="00B42940"/>
    <w:rsid w:val="00B43151"/>
    <w:rsid w:val="00B433DC"/>
    <w:rsid w:val="00B43445"/>
    <w:rsid w:val="00B434D2"/>
    <w:rsid w:val="00B43559"/>
    <w:rsid w:val="00B43ADB"/>
    <w:rsid w:val="00B445DD"/>
    <w:rsid w:val="00B44D57"/>
    <w:rsid w:val="00B44DD2"/>
    <w:rsid w:val="00B4532F"/>
    <w:rsid w:val="00B455B9"/>
    <w:rsid w:val="00B45943"/>
    <w:rsid w:val="00B45A1A"/>
    <w:rsid w:val="00B45C6E"/>
    <w:rsid w:val="00B4607E"/>
    <w:rsid w:val="00B4613C"/>
    <w:rsid w:val="00B461EC"/>
    <w:rsid w:val="00B46262"/>
    <w:rsid w:val="00B4670A"/>
    <w:rsid w:val="00B46A05"/>
    <w:rsid w:val="00B46BED"/>
    <w:rsid w:val="00B46E45"/>
    <w:rsid w:val="00B46E9E"/>
    <w:rsid w:val="00B46F92"/>
    <w:rsid w:val="00B47295"/>
    <w:rsid w:val="00B47580"/>
    <w:rsid w:val="00B4761D"/>
    <w:rsid w:val="00B476C5"/>
    <w:rsid w:val="00B47A49"/>
    <w:rsid w:val="00B47ADA"/>
    <w:rsid w:val="00B47C66"/>
    <w:rsid w:val="00B4DE2B"/>
    <w:rsid w:val="00B505E6"/>
    <w:rsid w:val="00B50C17"/>
    <w:rsid w:val="00B51BCB"/>
    <w:rsid w:val="00B51F83"/>
    <w:rsid w:val="00B5269D"/>
    <w:rsid w:val="00B527EF"/>
    <w:rsid w:val="00B52CFC"/>
    <w:rsid w:val="00B53383"/>
    <w:rsid w:val="00B5339E"/>
    <w:rsid w:val="00B53CCA"/>
    <w:rsid w:val="00B542D2"/>
    <w:rsid w:val="00B547D8"/>
    <w:rsid w:val="00B54EFE"/>
    <w:rsid w:val="00B552C4"/>
    <w:rsid w:val="00B55917"/>
    <w:rsid w:val="00B55A72"/>
    <w:rsid w:val="00B55E9F"/>
    <w:rsid w:val="00B56000"/>
    <w:rsid w:val="00B56129"/>
    <w:rsid w:val="00B56134"/>
    <w:rsid w:val="00B563EA"/>
    <w:rsid w:val="00B56717"/>
    <w:rsid w:val="00B56B73"/>
    <w:rsid w:val="00B573F6"/>
    <w:rsid w:val="00B57641"/>
    <w:rsid w:val="00B576F4"/>
    <w:rsid w:val="00B603EF"/>
    <w:rsid w:val="00B60779"/>
    <w:rsid w:val="00B618FD"/>
    <w:rsid w:val="00B61A84"/>
    <w:rsid w:val="00B61D3C"/>
    <w:rsid w:val="00B61F0D"/>
    <w:rsid w:val="00B62028"/>
    <w:rsid w:val="00B63210"/>
    <w:rsid w:val="00B63831"/>
    <w:rsid w:val="00B63E5B"/>
    <w:rsid w:val="00B6405D"/>
    <w:rsid w:val="00B646D3"/>
    <w:rsid w:val="00B64959"/>
    <w:rsid w:val="00B64A12"/>
    <w:rsid w:val="00B657FB"/>
    <w:rsid w:val="00B65B73"/>
    <w:rsid w:val="00B66186"/>
    <w:rsid w:val="00B6681A"/>
    <w:rsid w:val="00B66953"/>
    <w:rsid w:val="00B67D52"/>
    <w:rsid w:val="00B67DAB"/>
    <w:rsid w:val="00B7044E"/>
    <w:rsid w:val="00B70786"/>
    <w:rsid w:val="00B70C4A"/>
    <w:rsid w:val="00B70FBD"/>
    <w:rsid w:val="00B713D4"/>
    <w:rsid w:val="00B71835"/>
    <w:rsid w:val="00B71E23"/>
    <w:rsid w:val="00B71E92"/>
    <w:rsid w:val="00B71E98"/>
    <w:rsid w:val="00B71F19"/>
    <w:rsid w:val="00B7205A"/>
    <w:rsid w:val="00B721FC"/>
    <w:rsid w:val="00B722CE"/>
    <w:rsid w:val="00B72B66"/>
    <w:rsid w:val="00B72E67"/>
    <w:rsid w:val="00B72FA3"/>
    <w:rsid w:val="00B734EE"/>
    <w:rsid w:val="00B73650"/>
    <w:rsid w:val="00B73660"/>
    <w:rsid w:val="00B74088"/>
    <w:rsid w:val="00B74AC9"/>
    <w:rsid w:val="00B74FE3"/>
    <w:rsid w:val="00B751B2"/>
    <w:rsid w:val="00B75499"/>
    <w:rsid w:val="00B754E9"/>
    <w:rsid w:val="00B7551F"/>
    <w:rsid w:val="00B760F2"/>
    <w:rsid w:val="00B76122"/>
    <w:rsid w:val="00B7671C"/>
    <w:rsid w:val="00B76A03"/>
    <w:rsid w:val="00B770D0"/>
    <w:rsid w:val="00B77E47"/>
    <w:rsid w:val="00B803FC"/>
    <w:rsid w:val="00B80697"/>
    <w:rsid w:val="00B80CC0"/>
    <w:rsid w:val="00B80CCC"/>
    <w:rsid w:val="00B81263"/>
    <w:rsid w:val="00B815BF"/>
    <w:rsid w:val="00B818D9"/>
    <w:rsid w:val="00B818EE"/>
    <w:rsid w:val="00B81AD6"/>
    <w:rsid w:val="00B81E14"/>
    <w:rsid w:val="00B82912"/>
    <w:rsid w:val="00B82A4E"/>
    <w:rsid w:val="00B82BB6"/>
    <w:rsid w:val="00B82DED"/>
    <w:rsid w:val="00B82E16"/>
    <w:rsid w:val="00B834FB"/>
    <w:rsid w:val="00B83FB1"/>
    <w:rsid w:val="00B8423F"/>
    <w:rsid w:val="00B849DE"/>
    <w:rsid w:val="00B84E44"/>
    <w:rsid w:val="00B86082"/>
    <w:rsid w:val="00B86D5A"/>
    <w:rsid w:val="00B87516"/>
    <w:rsid w:val="00B87E0A"/>
    <w:rsid w:val="00B9008C"/>
    <w:rsid w:val="00B904C7"/>
    <w:rsid w:val="00B90AEA"/>
    <w:rsid w:val="00B90BEC"/>
    <w:rsid w:val="00B91240"/>
    <w:rsid w:val="00B919EF"/>
    <w:rsid w:val="00B91A27"/>
    <w:rsid w:val="00B91C17"/>
    <w:rsid w:val="00B91F3D"/>
    <w:rsid w:val="00B92073"/>
    <w:rsid w:val="00B92E30"/>
    <w:rsid w:val="00B93002"/>
    <w:rsid w:val="00B93623"/>
    <w:rsid w:val="00B937C2"/>
    <w:rsid w:val="00B93B81"/>
    <w:rsid w:val="00B93C13"/>
    <w:rsid w:val="00B94195"/>
    <w:rsid w:val="00B949E9"/>
    <w:rsid w:val="00B94AB6"/>
    <w:rsid w:val="00B94B24"/>
    <w:rsid w:val="00B95AC6"/>
    <w:rsid w:val="00B95B1E"/>
    <w:rsid w:val="00B9644E"/>
    <w:rsid w:val="00B96E10"/>
    <w:rsid w:val="00B96E84"/>
    <w:rsid w:val="00B97574"/>
    <w:rsid w:val="00B9786E"/>
    <w:rsid w:val="00BA00E2"/>
    <w:rsid w:val="00BA09A1"/>
    <w:rsid w:val="00BA0DCC"/>
    <w:rsid w:val="00BA12A6"/>
    <w:rsid w:val="00BA1A32"/>
    <w:rsid w:val="00BA2208"/>
    <w:rsid w:val="00BA243F"/>
    <w:rsid w:val="00BA2FCD"/>
    <w:rsid w:val="00BA3400"/>
    <w:rsid w:val="00BA400A"/>
    <w:rsid w:val="00BA4523"/>
    <w:rsid w:val="00BA45A5"/>
    <w:rsid w:val="00BA45E6"/>
    <w:rsid w:val="00BA469A"/>
    <w:rsid w:val="00BA474E"/>
    <w:rsid w:val="00BA4BFF"/>
    <w:rsid w:val="00BA5591"/>
    <w:rsid w:val="00BA6111"/>
    <w:rsid w:val="00BA6698"/>
    <w:rsid w:val="00BA6A1D"/>
    <w:rsid w:val="00BA6E2E"/>
    <w:rsid w:val="00BA6E51"/>
    <w:rsid w:val="00BA719D"/>
    <w:rsid w:val="00BA76B9"/>
    <w:rsid w:val="00BA7B0B"/>
    <w:rsid w:val="00BA7DCD"/>
    <w:rsid w:val="00BB0651"/>
    <w:rsid w:val="00BB067F"/>
    <w:rsid w:val="00BB07A8"/>
    <w:rsid w:val="00BB0CC3"/>
    <w:rsid w:val="00BB0D14"/>
    <w:rsid w:val="00BB11BF"/>
    <w:rsid w:val="00BB1596"/>
    <w:rsid w:val="00BB18DE"/>
    <w:rsid w:val="00BB1BE1"/>
    <w:rsid w:val="00BB1F68"/>
    <w:rsid w:val="00BB22CA"/>
    <w:rsid w:val="00BB2A96"/>
    <w:rsid w:val="00BB315D"/>
    <w:rsid w:val="00BB3B0E"/>
    <w:rsid w:val="00BB3EB7"/>
    <w:rsid w:val="00BB40D6"/>
    <w:rsid w:val="00BB419D"/>
    <w:rsid w:val="00BB44DF"/>
    <w:rsid w:val="00BB5116"/>
    <w:rsid w:val="00BB5B26"/>
    <w:rsid w:val="00BB5C04"/>
    <w:rsid w:val="00BB5DA7"/>
    <w:rsid w:val="00BB65A3"/>
    <w:rsid w:val="00BB66BA"/>
    <w:rsid w:val="00BB6A29"/>
    <w:rsid w:val="00BB7383"/>
    <w:rsid w:val="00BB75B4"/>
    <w:rsid w:val="00BB7AB5"/>
    <w:rsid w:val="00BB7D49"/>
    <w:rsid w:val="00BC0DA5"/>
    <w:rsid w:val="00BC138F"/>
    <w:rsid w:val="00BC13BE"/>
    <w:rsid w:val="00BC13DF"/>
    <w:rsid w:val="00BC1432"/>
    <w:rsid w:val="00BC1557"/>
    <w:rsid w:val="00BC1762"/>
    <w:rsid w:val="00BC1924"/>
    <w:rsid w:val="00BC1DE3"/>
    <w:rsid w:val="00BC257E"/>
    <w:rsid w:val="00BC25CF"/>
    <w:rsid w:val="00BC27BC"/>
    <w:rsid w:val="00BC28C5"/>
    <w:rsid w:val="00BC2B78"/>
    <w:rsid w:val="00BC2D3A"/>
    <w:rsid w:val="00BC2E9F"/>
    <w:rsid w:val="00BC3544"/>
    <w:rsid w:val="00BC38BA"/>
    <w:rsid w:val="00BC426F"/>
    <w:rsid w:val="00BC48FE"/>
    <w:rsid w:val="00BC4A1A"/>
    <w:rsid w:val="00BC501A"/>
    <w:rsid w:val="00BC50BC"/>
    <w:rsid w:val="00BC5748"/>
    <w:rsid w:val="00BC5F9D"/>
    <w:rsid w:val="00BC68A7"/>
    <w:rsid w:val="00BC6B1F"/>
    <w:rsid w:val="00BC6BF9"/>
    <w:rsid w:val="00BC7A0D"/>
    <w:rsid w:val="00BC7CD2"/>
    <w:rsid w:val="00BC7EDF"/>
    <w:rsid w:val="00BD092D"/>
    <w:rsid w:val="00BD0C24"/>
    <w:rsid w:val="00BD0FBF"/>
    <w:rsid w:val="00BD158E"/>
    <w:rsid w:val="00BD171E"/>
    <w:rsid w:val="00BD1770"/>
    <w:rsid w:val="00BD1DBA"/>
    <w:rsid w:val="00BD2467"/>
    <w:rsid w:val="00BD24D2"/>
    <w:rsid w:val="00BD2CB2"/>
    <w:rsid w:val="00BD2E10"/>
    <w:rsid w:val="00BD3B34"/>
    <w:rsid w:val="00BD4452"/>
    <w:rsid w:val="00BD468C"/>
    <w:rsid w:val="00BD4885"/>
    <w:rsid w:val="00BD4A0F"/>
    <w:rsid w:val="00BD4E6D"/>
    <w:rsid w:val="00BD4E97"/>
    <w:rsid w:val="00BD53D7"/>
    <w:rsid w:val="00BD5779"/>
    <w:rsid w:val="00BD591E"/>
    <w:rsid w:val="00BD5946"/>
    <w:rsid w:val="00BD5AA0"/>
    <w:rsid w:val="00BD5AAC"/>
    <w:rsid w:val="00BD606C"/>
    <w:rsid w:val="00BD6CD6"/>
    <w:rsid w:val="00BD7114"/>
    <w:rsid w:val="00BD762F"/>
    <w:rsid w:val="00BD7CD4"/>
    <w:rsid w:val="00BD7D59"/>
    <w:rsid w:val="00BD7D80"/>
    <w:rsid w:val="00BD7DDC"/>
    <w:rsid w:val="00BE0ED9"/>
    <w:rsid w:val="00BE0FF7"/>
    <w:rsid w:val="00BE1368"/>
    <w:rsid w:val="00BE1382"/>
    <w:rsid w:val="00BE1721"/>
    <w:rsid w:val="00BE1940"/>
    <w:rsid w:val="00BE1DCE"/>
    <w:rsid w:val="00BE1FD8"/>
    <w:rsid w:val="00BE2561"/>
    <w:rsid w:val="00BE2D0A"/>
    <w:rsid w:val="00BE3433"/>
    <w:rsid w:val="00BE3BDB"/>
    <w:rsid w:val="00BE4DE2"/>
    <w:rsid w:val="00BE5379"/>
    <w:rsid w:val="00BE53FE"/>
    <w:rsid w:val="00BE56D1"/>
    <w:rsid w:val="00BE5A41"/>
    <w:rsid w:val="00BE5B08"/>
    <w:rsid w:val="00BE5C67"/>
    <w:rsid w:val="00BE5C6D"/>
    <w:rsid w:val="00BE5EF9"/>
    <w:rsid w:val="00BE637B"/>
    <w:rsid w:val="00BE6A23"/>
    <w:rsid w:val="00BE6B8E"/>
    <w:rsid w:val="00BE6BA4"/>
    <w:rsid w:val="00BE70AB"/>
    <w:rsid w:val="00BE73FA"/>
    <w:rsid w:val="00BE761C"/>
    <w:rsid w:val="00BE7AB6"/>
    <w:rsid w:val="00BE7B78"/>
    <w:rsid w:val="00BE7DCD"/>
    <w:rsid w:val="00BF0530"/>
    <w:rsid w:val="00BF0FB4"/>
    <w:rsid w:val="00BF1303"/>
    <w:rsid w:val="00BF16B7"/>
    <w:rsid w:val="00BF17AA"/>
    <w:rsid w:val="00BF1A1A"/>
    <w:rsid w:val="00BF20FD"/>
    <w:rsid w:val="00BF2A93"/>
    <w:rsid w:val="00BF2B09"/>
    <w:rsid w:val="00BF2D20"/>
    <w:rsid w:val="00BF3FA7"/>
    <w:rsid w:val="00BF4454"/>
    <w:rsid w:val="00BF4B7D"/>
    <w:rsid w:val="00BF4D69"/>
    <w:rsid w:val="00BF5737"/>
    <w:rsid w:val="00BF5E72"/>
    <w:rsid w:val="00BF60CA"/>
    <w:rsid w:val="00BF60F2"/>
    <w:rsid w:val="00BF6397"/>
    <w:rsid w:val="00BF6D61"/>
    <w:rsid w:val="00BF6D6E"/>
    <w:rsid w:val="00BF7A63"/>
    <w:rsid w:val="00BF7CE5"/>
    <w:rsid w:val="00C0012F"/>
    <w:rsid w:val="00C00159"/>
    <w:rsid w:val="00C002E7"/>
    <w:rsid w:val="00C00339"/>
    <w:rsid w:val="00C00413"/>
    <w:rsid w:val="00C00743"/>
    <w:rsid w:val="00C008CD"/>
    <w:rsid w:val="00C00A58"/>
    <w:rsid w:val="00C015E3"/>
    <w:rsid w:val="00C01712"/>
    <w:rsid w:val="00C01D2A"/>
    <w:rsid w:val="00C02612"/>
    <w:rsid w:val="00C02B08"/>
    <w:rsid w:val="00C02DFE"/>
    <w:rsid w:val="00C03278"/>
    <w:rsid w:val="00C033E0"/>
    <w:rsid w:val="00C03417"/>
    <w:rsid w:val="00C034C3"/>
    <w:rsid w:val="00C035AB"/>
    <w:rsid w:val="00C03624"/>
    <w:rsid w:val="00C0390F"/>
    <w:rsid w:val="00C039E2"/>
    <w:rsid w:val="00C03A8B"/>
    <w:rsid w:val="00C03DDE"/>
    <w:rsid w:val="00C040AD"/>
    <w:rsid w:val="00C043D5"/>
    <w:rsid w:val="00C046C6"/>
    <w:rsid w:val="00C05DFF"/>
    <w:rsid w:val="00C05EDF"/>
    <w:rsid w:val="00C06BE0"/>
    <w:rsid w:val="00C06F80"/>
    <w:rsid w:val="00C06FE5"/>
    <w:rsid w:val="00C0720F"/>
    <w:rsid w:val="00C07626"/>
    <w:rsid w:val="00C0763D"/>
    <w:rsid w:val="00C07D09"/>
    <w:rsid w:val="00C07EF4"/>
    <w:rsid w:val="00C10BE7"/>
    <w:rsid w:val="00C10E4D"/>
    <w:rsid w:val="00C10F18"/>
    <w:rsid w:val="00C11254"/>
    <w:rsid w:val="00C117BF"/>
    <w:rsid w:val="00C11BD0"/>
    <w:rsid w:val="00C11F87"/>
    <w:rsid w:val="00C129B3"/>
    <w:rsid w:val="00C12A10"/>
    <w:rsid w:val="00C12CD2"/>
    <w:rsid w:val="00C12CFC"/>
    <w:rsid w:val="00C12DAF"/>
    <w:rsid w:val="00C132AC"/>
    <w:rsid w:val="00C1359A"/>
    <w:rsid w:val="00C13D46"/>
    <w:rsid w:val="00C1468B"/>
    <w:rsid w:val="00C14AF8"/>
    <w:rsid w:val="00C1514B"/>
    <w:rsid w:val="00C16412"/>
    <w:rsid w:val="00C16704"/>
    <w:rsid w:val="00C16B63"/>
    <w:rsid w:val="00C16BDE"/>
    <w:rsid w:val="00C16CA5"/>
    <w:rsid w:val="00C16D76"/>
    <w:rsid w:val="00C17B44"/>
    <w:rsid w:val="00C200DB"/>
    <w:rsid w:val="00C205A5"/>
    <w:rsid w:val="00C207F2"/>
    <w:rsid w:val="00C2099E"/>
    <w:rsid w:val="00C20E47"/>
    <w:rsid w:val="00C21443"/>
    <w:rsid w:val="00C2159C"/>
    <w:rsid w:val="00C22051"/>
    <w:rsid w:val="00C22226"/>
    <w:rsid w:val="00C225DF"/>
    <w:rsid w:val="00C22CCB"/>
    <w:rsid w:val="00C22DC6"/>
    <w:rsid w:val="00C22E43"/>
    <w:rsid w:val="00C2355E"/>
    <w:rsid w:val="00C2374B"/>
    <w:rsid w:val="00C23775"/>
    <w:rsid w:val="00C23B61"/>
    <w:rsid w:val="00C23D03"/>
    <w:rsid w:val="00C23EF7"/>
    <w:rsid w:val="00C2453E"/>
    <w:rsid w:val="00C24AAB"/>
    <w:rsid w:val="00C25259"/>
    <w:rsid w:val="00C25E33"/>
    <w:rsid w:val="00C26367"/>
    <w:rsid w:val="00C265FD"/>
    <w:rsid w:val="00C26793"/>
    <w:rsid w:val="00C2688E"/>
    <w:rsid w:val="00C27CF3"/>
    <w:rsid w:val="00C27E3A"/>
    <w:rsid w:val="00C3073A"/>
    <w:rsid w:val="00C30A3A"/>
    <w:rsid w:val="00C30A75"/>
    <w:rsid w:val="00C30FEA"/>
    <w:rsid w:val="00C3140F"/>
    <w:rsid w:val="00C318AE"/>
    <w:rsid w:val="00C31A01"/>
    <w:rsid w:val="00C31A2B"/>
    <w:rsid w:val="00C31E85"/>
    <w:rsid w:val="00C31F72"/>
    <w:rsid w:val="00C32A79"/>
    <w:rsid w:val="00C32A96"/>
    <w:rsid w:val="00C32C46"/>
    <w:rsid w:val="00C32D64"/>
    <w:rsid w:val="00C335CB"/>
    <w:rsid w:val="00C33A3B"/>
    <w:rsid w:val="00C33B7D"/>
    <w:rsid w:val="00C3419B"/>
    <w:rsid w:val="00C3421F"/>
    <w:rsid w:val="00C34F2A"/>
    <w:rsid w:val="00C34F59"/>
    <w:rsid w:val="00C350E7"/>
    <w:rsid w:val="00C35445"/>
    <w:rsid w:val="00C358B7"/>
    <w:rsid w:val="00C35B32"/>
    <w:rsid w:val="00C35F3F"/>
    <w:rsid w:val="00C366F5"/>
    <w:rsid w:val="00C36736"/>
    <w:rsid w:val="00C36EFD"/>
    <w:rsid w:val="00C370B8"/>
    <w:rsid w:val="00C374E1"/>
    <w:rsid w:val="00C37E43"/>
    <w:rsid w:val="00C37E7A"/>
    <w:rsid w:val="00C40607"/>
    <w:rsid w:val="00C40754"/>
    <w:rsid w:val="00C40C89"/>
    <w:rsid w:val="00C40E03"/>
    <w:rsid w:val="00C4196E"/>
    <w:rsid w:val="00C41A86"/>
    <w:rsid w:val="00C41BA8"/>
    <w:rsid w:val="00C41C3E"/>
    <w:rsid w:val="00C41F21"/>
    <w:rsid w:val="00C42826"/>
    <w:rsid w:val="00C42E2E"/>
    <w:rsid w:val="00C43400"/>
    <w:rsid w:val="00C43BE3"/>
    <w:rsid w:val="00C43D45"/>
    <w:rsid w:val="00C44391"/>
    <w:rsid w:val="00C44989"/>
    <w:rsid w:val="00C45061"/>
    <w:rsid w:val="00C450A3"/>
    <w:rsid w:val="00C450F8"/>
    <w:rsid w:val="00C4557C"/>
    <w:rsid w:val="00C456AA"/>
    <w:rsid w:val="00C456EA"/>
    <w:rsid w:val="00C458DB"/>
    <w:rsid w:val="00C45A9E"/>
    <w:rsid w:val="00C45EA1"/>
    <w:rsid w:val="00C45F3D"/>
    <w:rsid w:val="00C462D5"/>
    <w:rsid w:val="00C46E8A"/>
    <w:rsid w:val="00C4725B"/>
    <w:rsid w:val="00C474C9"/>
    <w:rsid w:val="00C50174"/>
    <w:rsid w:val="00C505E1"/>
    <w:rsid w:val="00C50768"/>
    <w:rsid w:val="00C50776"/>
    <w:rsid w:val="00C512A7"/>
    <w:rsid w:val="00C51469"/>
    <w:rsid w:val="00C514B3"/>
    <w:rsid w:val="00C5155D"/>
    <w:rsid w:val="00C5198E"/>
    <w:rsid w:val="00C5199F"/>
    <w:rsid w:val="00C51CB5"/>
    <w:rsid w:val="00C51EBE"/>
    <w:rsid w:val="00C51FD3"/>
    <w:rsid w:val="00C52272"/>
    <w:rsid w:val="00C5231A"/>
    <w:rsid w:val="00C53FA3"/>
    <w:rsid w:val="00C54533"/>
    <w:rsid w:val="00C548B1"/>
    <w:rsid w:val="00C54CE2"/>
    <w:rsid w:val="00C5508F"/>
    <w:rsid w:val="00C554DB"/>
    <w:rsid w:val="00C556EB"/>
    <w:rsid w:val="00C55AE8"/>
    <w:rsid w:val="00C55DB0"/>
    <w:rsid w:val="00C563BA"/>
    <w:rsid w:val="00C56D76"/>
    <w:rsid w:val="00C56F19"/>
    <w:rsid w:val="00C5702F"/>
    <w:rsid w:val="00C5777C"/>
    <w:rsid w:val="00C60E71"/>
    <w:rsid w:val="00C614A1"/>
    <w:rsid w:val="00C61BFB"/>
    <w:rsid w:val="00C62433"/>
    <w:rsid w:val="00C62740"/>
    <w:rsid w:val="00C628FA"/>
    <w:rsid w:val="00C629D6"/>
    <w:rsid w:val="00C62DB8"/>
    <w:rsid w:val="00C62ED4"/>
    <w:rsid w:val="00C63363"/>
    <w:rsid w:val="00C6387F"/>
    <w:rsid w:val="00C63B75"/>
    <w:rsid w:val="00C63DFE"/>
    <w:rsid w:val="00C63EE2"/>
    <w:rsid w:val="00C644A3"/>
    <w:rsid w:val="00C65000"/>
    <w:rsid w:val="00C653A2"/>
    <w:rsid w:val="00C658B3"/>
    <w:rsid w:val="00C65A98"/>
    <w:rsid w:val="00C65B5A"/>
    <w:rsid w:val="00C6646B"/>
    <w:rsid w:val="00C66777"/>
    <w:rsid w:val="00C669A6"/>
    <w:rsid w:val="00C66C00"/>
    <w:rsid w:val="00C66DDA"/>
    <w:rsid w:val="00C66E49"/>
    <w:rsid w:val="00C67207"/>
    <w:rsid w:val="00C67484"/>
    <w:rsid w:val="00C674AD"/>
    <w:rsid w:val="00C67A4F"/>
    <w:rsid w:val="00C67E24"/>
    <w:rsid w:val="00C67E78"/>
    <w:rsid w:val="00C701C1"/>
    <w:rsid w:val="00C7031D"/>
    <w:rsid w:val="00C70D5E"/>
    <w:rsid w:val="00C712A0"/>
    <w:rsid w:val="00C7137B"/>
    <w:rsid w:val="00C715DE"/>
    <w:rsid w:val="00C716FF"/>
    <w:rsid w:val="00C71A75"/>
    <w:rsid w:val="00C721A9"/>
    <w:rsid w:val="00C72762"/>
    <w:rsid w:val="00C729BF"/>
    <w:rsid w:val="00C72B1C"/>
    <w:rsid w:val="00C72FA7"/>
    <w:rsid w:val="00C733E6"/>
    <w:rsid w:val="00C73528"/>
    <w:rsid w:val="00C73B65"/>
    <w:rsid w:val="00C74BF9"/>
    <w:rsid w:val="00C74E43"/>
    <w:rsid w:val="00C7525D"/>
    <w:rsid w:val="00C75449"/>
    <w:rsid w:val="00C7591C"/>
    <w:rsid w:val="00C75A12"/>
    <w:rsid w:val="00C75DE3"/>
    <w:rsid w:val="00C75E30"/>
    <w:rsid w:val="00C75FDE"/>
    <w:rsid w:val="00C76BAD"/>
    <w:rsid w:val="00C774B7"/>
    <w:rsid w:val="00C77C49"/>
    <w:rsid w:val="00C80050"/>
    <w:rsid w:val="00C80112"/>
    <w:rsid w:val="00C80915"/>
    <w:rsid w:val="00C80BC0"/>
    <w:rsid w:val="00C80E6B"/>
    <w:rsid w:val="00C812F1"/>
    <w:rsid w:val="00C81344"/>
    <w:rsid w:val="00C814A9"/>
    <w:rsid w:val="00C81B66"/>
    <w:rsid w:val="00C826CE"/>
    <w:rsid w:val="00C82A9C"/>
    <w:rsid w:val="00C8316C"/>
    <w:rsid w:val="00C831B4"/>
    <w:rsid w:val="00C83226"/>
    <w:rsid w:val="00C833A0"/>
    <w:rsid w:val="00C836A9"/>
    <w:rsid w:val="00C836F8"/>
    <w:rsid w:val="00C83F8F"/>
    <w:rsid w:val="00C840FB"/>
    <w:rsid w:val="00C84541"/>
    <w:rsid w:val="00C8576D"/>
    <w:rsid w:val="00C85ECC"/>
    <w:rsid w:val="00C8676D"/>
    <w:rsid w:val="00C867BE"/>
    <w:rsid w:val="00C86ECF"/>
    <w:rsid w:val="00C86EEB"/>
    <w:rsid w:val="00C86EEC"/>
    <w:rsid w:val="00C87113"/>
    <w:rsid w:val="00C873FF"/>
    <w:rsid w:val="00C87A75"/>
    <w:rsid w:val="00C87E78"/>
    <w:rsid w:val="00C90190"/>
    <w:rsid w:val="00C9040B"/>
    <w:rsid w:val="00C90840"/>
    <w:rsid w:val="00C90C72"/>
    <w:rsid w:val="00C90D0A"/>
    <w:rsid w:val="00C916B7"/>
    <w:rsid w:val="00C918B0"/>
    <w:rsid w:val="00C92363"/>
    <w:rsid w:val="00C92745"/>
    <w:rsid w:val="00C93329"/>
    <w:rsid w:val="00C93B69"/>
    <w:rsid w:val="00C941F2"/>
    <w:rsid w:val="00C94398"/>
    <w:rsid w:val="00C944C3"/>
    <w:rsid w:val="00C949FB"/>
    <w:rsid w:val="00C94D05"/>
    <w:rsid w:val="00C94D7B"/>
    <w:rsid w:val="00C94EEE"/>
    <w:rsid w:val="00C954B7"/>
    <w:rsid w:val="00C957D3"/>
    <w:rsid w:val="00C95F18"/>
    <w:rsid w:val="00C97047"/>
    <w:rsid w:val="00C973F1"/>
    <w:rsid w:val="00C974BD"/>
    <w:rsid w:val="00C97ABE"/>
    <w:rsid w:val="00C97BDE"/>
    <w:rsid w:val="00CA0219"/>
    <w:rsid w:val="00CA0443"/>
    <w:rsid w:val="00CA04A7"/>
    <w:rsid w:val="00CA06C8"/>
    <w:rsid w:val="00CA0818"/>
    <w:rsid w:val="00CA0BB7"/>
    <w:rsid w:val="00CA1329"/>
    <w:rsid w:val="00CA15D0"/>
    <w:rsid w:val="00CA1648"/>
    <w:rsid w:val="00CA177A"/>
    <w:rsid w:val="00CA2103"/>
    <w:rsid w:val="00CA222A"/>
    <w:rsid w:val="00CA222D"/>
    <w:rsid w:val="00CA246E"/>
    <w:rsid w:val="00CA2FF3"/>
    <w:rsid w:val="00CA330F"/>
    <w:rsid w:val="00CA3857"/>
    <w:rsid w:val="00CA3BD6"/>
    <w:rsid w:val="00CA4274"/>
    <w:rsid w:val="00CA4373"/>
    <w:rsid w:val="00CA483F"/>
    <w:rsid w:val="00CA4C20"/>
    <w:rsid w:val="00CA4E72"/>
    <w:rsid w:val="00CA5385"/>
    <w:rsid w:val="00CA5549"/>
    <w:rsid w:val="00CA6162"/>
    <w:rsid w:val="00CA61D6"/>
    <w:rsid w:val="00CA669F"/>
    <w:rsid w:val="00CA6A13"/>
    <w:rsid w:val="00CA6E0C"/>
    <w:rsid w:val="00CA706C"/>
    <w:rsid w:val="00CA73FF"/>
    <w:rsid w:val="00CA7EA3"/>
    <w:rsid w:val="00CB000C"/>
    <w:rsid w:val="00CB0585"/>
    <w:rsid w:val="00CB07F8"/>
    <w:rsid w:val="00CB0BC3"/>
    <w:rsid w:val="00CB11C3"/>
    <w:rsid w:val="00CB1348"/>
    <w:rsid w:val="00CB14D0"/>
    <w:rsid w:val="00CB18B3"/>
    <w:rsid w:val="00CB18B6"/>
    <w:rsid w:val="00CB1ECD"/>
    <w:rsid w:val="00CB2020"/>
    <w:rsid w:val="00CB2702"/>
    <w:rsid w:val="00CB2C33"/>
    <w:rsid w:val="00CB3F2D"/>
    <w:rsid w:val="00CB4097"/>
    <w:rsid w:val="00CB428D"/>
    <w:rsid w:val="00CB4404"/>
    <w:rsid w:val="00CB4423"/>
    <w:rsid w:val="00CB4A84"/>
    <w:rsid w:val="00CB5533"/>
    <w:rsid w:val="00CB5686"/>
    <w:rsid w:val="00CB56FA"/>
    <w:rsid w:val="00CB573E"/>
    <w:rsid w:val="00CB58CD"/>
    <w:rsid w:val="00CB5C58"/>
    <w:rsid w:val="00CB5E35"/>
    <w:rsid w:val="00CB5E66"/>
    <w:rsid w:val="00CB6030"/>
    <w:rsid w:val="00CB60D7"/>
    <w:rsid w:val="00CB63D2"/>
    <w:rsid w:val="00CB66BA"/>
    <w:rsid w:val="00CB672E"/>
    <w:rsid w:val="00CB68BB"/>
    <w:rsid w:val="00CB696C"/>
    <w:rsid w:val="00CB6DFC"/>
    <w:rsid w:val="00CB6FF2"/>
    <w:rsid w:val="00CB70BA"/>
    <w:rsid w:val="00CB77AB"/>
    <w:rsid w:val="00CB7CC6"/>
    <w:rsid w:val="00CB7E2F"/>
    <w:rsid w:val="00CC0095"/>
    <w:rsid w:val="00CC090F"/>
    <w:rsid w:val="00CC099B"/>
    <w:rsid w:val="00CC1031"/>
    <w:rsid w:val="00CC18E3"/>
    <w:rsid w:val="00CC19DA"/>
    <w:rsid w:val="00CC28FA"/>
    <w:rsid w:val="00CC2EF8"/>
    <w:rsid w:val="00CC34EA"/>
    <w:rsid w:val="00CC377C"/>
    <w:rsid w:val="00CC3781"/>
    <w:rsid w:val="00CC39AD"/>
    <w:rsid w:val="00CC3D1C"/>
    <w:rsid w:val="00CC3DD1"/>
    <w:rsid w:val="00CC40B8"/>
    <w:rsid w:val="00CC43DD"/>
    <w:rsid w:val="00CC447D"/>
    <w:rsid w:val="00CC463D"/>
    <w:rsid w:val="00CC4BA2"/>
    <w:rsid w:val="00CC4BD9"/>
    <w:rsid w:val="00CC5955"/>
    <w:rsid w:val="00CC5CEB"/>
    <w:rsid w:val="00CC5DB9"/>
    <w:rsid w:val="00CC5E53"/>
    <w:rsid w:val="00CC6344"/>
    <w:rsid w:val="00CC6669"/>
    <w:rsid w:val="00CC6A1F"/>
    <w:rsid w:val="00CC6A37"/>
    <w:rsid w:val="00CC6EA1"/>
    <w:rsid w:val="00CC776F"/>
    <w:rsid w:val="00CC7BED"/>
    <w:rsid w:val="00CC7C2E"/>
    <w:rsid w:val="00CC7CEA"/>
    <w:rsid w:val="00CC7EC9"/>
    <w:rsid w:val="00CC7ED7"/>
    <w:rsid w:val="00CC7F9A"/>
    <w:rsid w:val="00CD0117"/>
    <w:rsid w:val="00CD06E7"/>
    <w:rsid w:val="00CD085A"/>
    <w:rsid w:val="00CD10A6"/>
    <w:rsid w:val="00CD136A"/>
    <w:rsid w:val="00CD13D1"/>
    <w:rsid w:val="00CD16D0"/>
    <w:rsid w:val="00CD16F5"/>
    <w:rsid w:val="00CD1976"/>
    <w:rsid w:val="00CD1DD6"/>
    <w:rsid w:val="00CD2CB7"/>
    <w:rsid w:val="00CD2CC9"/>
    <w:rsid w:val="00CD2D80"/>
    <w:rsid w:val="00CD2E94"/>
    <w:rsid w:val="00CD2F85"/>
    <w:rsid w:val="00CD30C6"/>
    <w:rsid w:val="00CD34F7"/>
    <w:rsid w:val="00CD358F"/>
    <w:rsid w:val="00CD3799"/>
    <w:rsid w:val="00CD3A3A"/>
    <w:rsid w:val="00CD45A6"/>
    <w:rsid w:val="00CD49CD"/>
    <w:rsid w:val="00CD4CF0"/>
    <w:rsid w:val="00CD4F58"/>
    <w:rsid w:val="00CD551C"/>
    <w:rsid w:val="00CD5978"/>
    <w:rsid w:val="00CD5E32"/>
    <w:rsid w:val="00CD6F3F"/>
    <w:rsid w:val="00CD6F57"/>
    <w:rsid w:val="00CD6F69"/>
    <w:rsid w:val="00CD71AD"/>
    <w:rsid w:val="00CD7293"/>
    <w:rsid w:val="00CD73C2"/>
    <w:rsid w:val="00CD78DA"/>
    <w:rsid w:val="00CD7CC1"/>
    <w:rsid w:val="00CD7E81"/>
    <w:rsid w:val="00CD7F96"/>
    <w:rsid w:val="00CE00AD"/>
    <w:rsid w:val="00CE0D03"/>
    <w:rsid w:val="00CE0EE9"/>
    <w:rsid w:val="00CE199E"/>
    <w:rsid w:val="00CE1A9F"/>
    <w:rsid w:val="00CE22F2"/>
    <w:rsid w:val="00CE266F"/>
    <w:rsid w:val="00CE282E"/>
    <w:rsid w:val="00CE2991"/>
    <w:rsid w:val="00CE2C02"/>
    <w:rsid w:val="00CE355C"/>
    <w:rsid w:val="00CE3589"/>
    <w:rsid w:val="00CE3756"/>
    <w:rsid w:val="00CE3D90"/>
    <w:rsid w:val="00CE3E76"/>
    <w:rsid w:val="00CE419E"/>
    <w:rsid w:val="00CE4213"/>
    <w:rsid w:val="00CE5495"/>
    <w:rsid w:val="00CE5A95"/>
    <w:rsid w:val="00CE5ABA"/>
    <w:rsid w:val="00CE62B9"/>
    <w:rsid w:val="00CE6333"/>
    <w:rsid w:val="00CE67E3"/>
    <w:rsid w:val="00CE7DD7"/>
    <w:rsid w:val="00CE7F42"/>
    <w:rsid w:val="00CE7FA0"/>
    <w:rsid w:val="00CF027A"/>
    <w:rsid w:val="00CF07B5"/>
    <w:rsid w:val="00CF0816"/>
    <w:rsid w:val="00CF098B"/>
    <w:rsid w:val="00CF0A93"/>
    <w:rsid w:val="00CF0BF6"/>
    <w:rsid w:val="00CF0EC1"/>
    <w:rsid w:val="00CF14A6"/>
    <w:rsid w:val="00CF1607"/>
    <w:rsid w:val="00CF16C4"/>
    <w:rsid w:val="00CF1774"/>
    <w:rsid w:val="00CF1D5D"/>
    <w:rsid w:val="00CF2000"/>
    <w:rsid w:val="00CF24B5"/>
    <w:rsid w:val="00CF278E"/>
    <w:rsid w:val="00CF2885"/>
    <w:rsid w:val="00CF2DA0"/>
    <w:rsid w:val="00CF2ED8"/>
    <w:rsid w:val="00CF3974"/>
    <w:rsid w:val="00CF3C64"/>
    <w:rsid w:val="00CF3CAF"/>
    <w:rsid w:val="00CF4159"/>
    <w:rsid w:val="00CF41AB"/>
    <w:rsid w:val="00CF4301"/>
    <w:rsid w:val="00CF45B7"/>
    <w:rsid w:val="00CF5220"/>
    <w:rsid w:val="00CF561D"/>
    <w:rsid w:val="00CF596B"/>
    <w:rsid w:val="00CF60E3"/>
    <w:rsid w:val="00CF63F5"/>
    <w:rsid w:val="00CF6927"/>
    <w:rsid w:val="00CF6D5C"/>
    <w:rsid w:val="00CF6DF5"/>
    <w:rsid w:val="00CF6E5A"/>
    <w:rsid w:val="00CF7256"/>
    <w:rsid w:val="00D004BB"/>
    <w:rsid w:val="00D00E8C"/>
    <w:rsid w:val="00D011F0"/>
    <w:rsid w:val="00D01505"/>
    <w:rsid w:val="00D01723"/>
    <w:rsid w:val="00D017A1"/>
    <w:rsid w:val="00D01CB1"/>
    <w:rsid w:val="00D01E90"/>
    <w:rsid w:val="00D01F52"/>
    <w:rsid w:val="00D02544"/>
    <w:rsid w:val="00D02D62"/>
    <w:rsid w:val="00D02DEF"/>
    <w:rsid w:val="00D03090"/>
    <w:rsid w:val="00D036EC"/>
    <w:rsid w:val="00D036F3"/>
    <w:rsid w:val="00D0376E"/>
    <w:rsid w:val="00D037EC"/>
    <w:rsid w:val="00D04663"/>
    <w:rsid w:val="00D04725"/>
    <w:rsid w:val="00D048DE"/>
    <w:rsid w:val="00D04AE7"/>
    <w:rsid w:val="00D04BC6"/>
    <w:rsid w:val="00D05014"/>
    <w:rsid w:val="00D0519F"/>
    <w:rsid w:val="00D05280"/>
    <w:rsid w:val="00D05657"/>
    <w:rsid w:val="00D05A05"/>
    <w:rsid w:val="00D05CCF"/>
    <w:rsid w:val="00D05E9F"/>
    <w:rsid w:val="00D05FA5"/>
    <w:rsid w:val="00D060F2"/>
    <w:rsid w:val="00D06607"/>
    <w:rsid w:val="00D06B4A"/>
    <w:rsid w:val="00D06D11"/>
    <w:rsid w:val="00D0701F"/>
    <w:rsid w:val="00D07C12"/>
    <w:rsid w:val="00D07C2C"/>
    <w:rsid w:val="00D10655"/>
    <w:rsid w:val="00D106D4"/>
    <w:rsid w:val="00D112BD"/>
    <w:rsid w:val="00D125C4"/>
    <w:rsid w:val="00D12600"/>
    <w:rsid w:val="00D129FF"/>
    <w:rsid w:val="00D12A6B"/>
    <w:rsid w:val="00D12CD2"/>
    <w:rsid w:val="00D12FB0"/>
    <w:rsid w:val="00D13D10"/>
    <w:rsid w:val="00D1488E"/>
    <w:rsid w:val="00D1509B"/>
    <w:rsid w:val="00D15628"/>
    <w:rsid w:val="00D157FC"/>
    <w:rsid w:val="00D15940"/>
    <w:rsid w:val="00D15CE2"/>
    <w:rsid w:val="00D16001"/>
    <w:rsid w:val="00D16111"/>
    <w:rsid w:val="00D1708F"/>
    <w:rsid w:val="00D17635"/>
    <w:rsid w:val="00D17C25"/>
    <w:rsid w:val="00D17C2B"/>
    <w:rsid w:val="00D17DAD"/>
    <w:rsid w:val="00D200CE"/>
    <w:rsid w:val="00D2057C"/>
    <w:rsid w:val="00D20837"/>
    <w:rsid w:val="00D20A91"/>
    <w:rsid w:val="00D20C32"/>
    <w:rsid w:val="00D20C42"/>
    <w:rsid w:val="00D20D15"/>
    <w:rsid w:val="00D21666"/>
    <w:rsid w:val="00D216F0"/>
    <w:rsid w:val="00D21A6F"/>
    <w:rsid w:val="00D2236B"/>
    <w:rsid w:val="00D225FF"/>
    <w:rsid w:val="00D22A05"/>
    <w:rsid w:val="00D22A79"/>
    <w:rsid w:val="00D22BB0"/>
    <w:rsid w:val="00D22DF7"/>
    <w:rsid w:val="00D22EB5"/>
    <w:rsid w:val="00D23174"/>
    <w:rsid w:val="00D23666"/>
    <w:rsid w:val="00D236EE"/>
    <w:rsid w:val="00D243A5"/>
    <w:rsid w:val="00D24610"/>
    <w:rsid w:val="00D24884"/>
    <w:rsid w:val="00D25803"/>
    <w:rsid w:val="00D25C03"/>
    <w:rsid w:val="00D25E30"/>
    <w:rsid w:val="00D2604F"/>
    <w:rsid w:val="00D26B75"/>
    <w:rsid w:val="00D27E05"/>
    <w:rsid w:val="00D30154"/>
    <w:rsid w:val="00D302DA"/>
    <w:rsid w:val="00D304E5"/>
    <w:rsid w:val="00D31050"/>
    <w:rsid w:val="00D31199"/>
    <w:rsid w:val="00D31D1B"/>
    <w:rsid w:val="00D32487"/>
    <w:rsid w:val="00D326C1"/>
    <w:rsid w:val="00D326F5"/>
    <w:rsid w:val="00D327DA"/>
    <w:rsid w:val="00D33626"/>
    <w:rsid w:val="00D33950"/>
    <w:rsid w:val="00D34029"/>
    <w:rsid w:val="00D34996"/>
    <w:rsid w:val="00D35297"/>
    <w:rsid w:val="00D356B5"/>
    <w:rsid w:val="00D358E1"/>
    <w:rsid w:val="00D377C7"/>
    <w:rsid w:val="00D37B33"/>
    <w:rsid w:val="00D401C3"/>
    <w:rsid w:val="00D40201"/>
    <w:rsid w:val="00D4036A"/>
    <w:rsid w:val="00D40422"/>
    <w:rsid w:val="00D406F5"/>
    <w:rsid w:val="00D40C9E"/>
    <w:rsid w:val="00D41134"/>
    <w:rsid w:val="00D413A7"/>
    <w:rsid w:val="00D413EE"/>
    <w:rsid w:val="00D41450"/>
    <w:rsid w:val="00D4188D"/>
    <w:rsid w:val="00D41B3A"/>
    <w:rsid w:val="00D41B49"/>
    <w:rsid w:val="00D41C1B"/>
    <w:rsid w:val="00D41D43"/>
    <w:rsid w:val="00D42277"/>
    <w:rsid w:val="00D427D5"/>
    <w:rsid w:val="00D432C6"/>
    <w:rsid w:val="00D439DD"/>
    <w:rsid w:val="00D43B4E"/>
    <w:rsid w:val="00D44622"/>
    <w:rsid w:val="00D44736"/>
    <w:rsid w:val="00D44D70"/>
    <w:rsid w:val="00D453FF"/>
    <w:rsid w:val="00D456C8"/>
    <w:rsid w:val="00D458EC"/>
    <w:rsid w:val="00D45B03"/>
    <w:rsid w:val="00D45DFA"/>
    <w:rsid w:val="00D45F3E"/>
    <w:rsid w:val="00D4656B"/>
    <w:rsid w:val="00D46582"/>
    <w:rsid w:val="00D467F7"/>
    <w:rsid w:val="00D46827"/>
    <w:rsid w:val="00D46EC1"/>
    <w:rsid w:val="00D46F3C"/>
    <w:rsid w:val="00D47015"/>
    <w:rsid w:val="00D4784A"/>
    <w:rsid w:val="00D47C6D"/>
    <w:rsid w:val="00D501CB"/>
    <w:rsid w:val="00D50506"/>
    <w:rsid w:val="00D50527"/>
    <w:rsid w:val="00D50F68"/>
    <w:rsid w:val="00D51180"/>
    <w:rsid w:val="00D512DA"/>
    <w:rsid w:val="00D517AF"/>
    <w:rsid w:val="00D51AA5"/>
    <w:rsid w:val="00D51D6F"/>
    <w:rsid w:val="00D526D9"/>
    <w:rsid w:val="00D527A1"/>
    <w:rsid w:val="00D52ABD"/>
    <w:rsid w:val="00D533A0"/>
    <w:rsid w:val="00D53A09"/>
    <w:rsid w:val="00D53A6C"/>
    <w:rsid w:val="00D53F1C"/>
    <w:rsid w:val="00D5525D"/>
    <w:rsid w:val="00D557C1"/>
    <w:rsid w:val="00D557D8"/>
    <w:rsid w:val="00D55E11"/>
    <w:rsid w:val="00D560AE"/>
    <w:rsid w:val="00D562A7"/>
    <w:rsid w:val="00D565B6"/>
    <w:rsid w:val="00D565C0"/>
    <w:rsid w:val="00D56689"/>
    <w:rsid w:val="00D56932"/>
    <w:rsid w:val="00D56B73"/>
    <w:rsid w:val="00D5715B"/>
    <w:rsid w:val="00D57792"/>
    <w:rsid w:val="00D577A0"/>
    <w:rsid w:val="00D57874"/>
    <w:rsid w:val="00D57C1A"/>
    <w:rsid w:val="00D57D20"/>
    <w:rsid w:val="00D57D21"/>
    <w:rsid w:val="00D57D75"/>
    <w:rsid w:val="00D603AE"/>
    <w:rsid w:val="00D6046A"/>
    <w:rsid w:val="00D60F73"/>
    <w:rsid w:val="00D61088"/>
    <w:rsid w:val="00D6161E"/>
    <w:rsid w:val="00D61BFE"/>
    <w:rsid w:val="00D61D42"/>
    <w:rsid w:val="00D61F32"/>
    <w:rsid w:val="00D61FA8"/>
    <w:rsid w:val="00D622A0"/>
    <w:rsid w:val="00D622E2"/>
    <w:rsid w:val="00D622E7"/>
    <w:rsid w:val="00D6310D"/>
    <w:rsid w:val="00D63363"/>
    <w:rsid w:val="00D634C6"/>
    <w:rsid w:val="00D63527"/>
    <w:rsid w:val="00D63C41"/>
    <w:rsid w:val="00D64720"/>
    <w:rsid w:val="00D64B7A"/>
    <w:rsid w:val="00D652A8"/>
    <w:rsid w:val="00D657C9"/>
    <w:rsid w:val="00D65DE7"/>
    <w:rsid w:val="00D663BD"/>
    <w:rsid w:val="00D664FA"/>
    <w:rsid w:val="00D66E2B"/>
    <w:rsid w:val="00D6745F"/>
    <w:rsid w:val="00D674BD"/>
    <w:rsid w:val="00D67DA4"/>
    <w:rsid w:val="00D70583"/>
    <w:rsid w:val="00D7081B"/>
    <w:rsid w:val="00D70A70"/>
    <w:rsid w:val="00D70E46"/>
    <w:rsid w:val="00D70E97"/>
    <w:rsid w:val="00D714BF"/>
    <w:rsid w:val="00D7158C"/>
    <w:rsid w:val="00D71F71"/>
    <w:rsid w:val="00D7243A"/>
    <w:rsid w:val="00D726CA"/>
    <w:rsid w:val="00D72A5D"/>
    <w:rsid w:val="00D72E4E"/>
    <w:rsid w:val="00D72F1D"/>
    <w:rsid w:val="00D730A3"/>
    <w:rsid w:val="00D7325F"/>
    <w:rsid w:val="00D7346B"/>
    <w:rsid w:val="00D737C4"/>
    <w:rsid w:val="00D73857"/>
    <w:rsid w:val="00D7463E"/>
    <w:rsid w:val="00D74C46"/>
    <w:rsid w:val="00D751A0"/>
    <w:rsid w:val="00D75338"/>
    <w:rsid w:val="00D7540F"/>
    <w:rsid w:val="00D755EC"/>
    <w:rsid w:val="00D7577F"/>
    <w:rsid w:val="00D757A6"/>
    <w:rsid w:val="00D7590A"/>
    <w:rsid w:val="00D7596B"/>
    <w:rsid w:val="00D75A5B"/>
    <w:rsid w:val="00D75E04"/>
    <w:rsid w:val="00D75E72"/>
    <w:rsid w:val="00D767F0"/>
    <w:rsid w:val="00D76880"/>
    <w:rsid w:val="00D768F0"/>
    <w:rsid w:val="00D76E83"/>
    <w:rsid w:val="00D76F00"/>
    <w:rsid w:val="00D77068"/>
    <w:rsid w:val="00D77B56"/>
    <w:rsid w:val="00D77E38"/>
    <w:rsid w:val="00D8037A"/>
    <w:rsid w:val="00D81216"/>
    <w:rsid w:val="00D81B13"/>
    <w:rsid w:val="00D81BDF"/>
    <w:rsid w:val="00D81F31"/>
    <w:rsid w:val="00D825AA"/>
    <w:rsid w:val="00D825E6"/>
    <w:rsid w:val="00D826CB"/>
    <w:rsid w:val="00D83241"/>
    <w:rsid w:val="00D83688"/>
    <w:rsid w:val="00D83C79"/>
    <w:rsid w:val="00D83D96"/>
    <w:rsid w:val="00D83DB1"/>
    <w:rsid w:val="00D8468D"/>
    <w:rsid w:val="00D849E6"/>
    <w:rsid w:val="00D84A82"/>
    <w:rsid w:val="00D84C27"/>
    <w:rsid w:val="00D84DB0"/>
    <w:rsid w:val="00D85980"/>
    <w:rsid w:val="00D8599D"/>
    <w:rsid w:val="00D85D09"/>
    <w:rsid w:val="00D85FA9"/>
    <w:rsid w:val="00D87EE0"/>
    <w:rsid w:val="00D90099"/>
    <w:rsid w:val="00D903C2"/>
    <w:rsid w:val="00D904C3"/>
    <w:rsid w:val="00D9061A"/>
    <w:rsid w:val="00D90B58"/>
    <w:rsid w:val="00D90DC8"/>
    <w:rsid w:val="00D90F7D"/>
    <w:rsid w:val="00D91507"/>
    <w:rsid w:val="00D91837"/>
    <w:rsid w:val="00D92273"/>
    <w:rsid w:val="00D92397"/>
    <w:rsid w:val="00D92716"/>
    <w:rsid w:val="00D92E9E"/>
    <w:rsid w:val="00D93D6E"/>
    <w:rsid w:val="00D940E7"/>
    <w:rsid w:val="00D9452B"/>
    <w:rsid w:val="00D94D05"/>
    <w:rsid w:val="00D94D72"/>
    <w:rsid w:val="00D95757"/>
    <w:rsid w:val="00D957FA"/>
    <w:rsid w:val="00D95F44"/>
    <w:rsid w:val="00D96592"/>
    <w:rsid w:val="00D96DC3"/>
    <w:rsid w:val="00D97479"/>
    <w:rsid w:val="00D979C9"/>
    <w:rsid w:val="00D97A32"/>
    <w:rsid w:val="00D97EE1"/>
    <w:rsid w:val="00DA0197"/>
    <w:rsid w:val="00DA0696"/>
    <w:rsid w:val="00DA095D"/>
    <w:rsid w:val="00DA0ADE"/>
    <w:rsid w:val="00DA0C15"/>
    <w:rsid w:val="00DA0E7B"/>
    <w:rsid w:val="00DA10C6"/>
    <w:rsid w:val="00DA15D6"/>
    <w:rsid w:val="00DA1803"/>
    <w:rsid w:val="00DA1852"/>
    <w:rsid w:val="00DA1D88"/>
    <w:rsid w:val="00DA1EF7"/>
    <w:rsid w:val="00DA2030"/>
    <w:rsid w:val="00DA24F4"/>
    <w:rsid w:val="00DA26F8"/>
    <w:rsid w:val="00DA2889"/>
    <w:rsid w:val="00DA2DFB"/>
    <w:rsid w:val="00DA3132"/>
    <w:rsid w:val="00DA3560"/>
    <w:rsid w:val="00DA36D8"/>
    <w:rsid w:val="00DA3835"/>
    <w:rsid w:val="00DA384A"/>
    <w:rsid w:val="00DA3A28"/>
    <w:rsid w:val="00DA3F2C"/>
    <w:rsid w:val="00DA4166"/>
    <w:rsid w:val="00DA44A6"/>
    <w:rsid w:val="00DA46DC"/>
    <w:rsid w:val="00DA4AFA"/>
    <w:rsid w:val="00DA4E8A"/>
    <w:rsid w:val="00DA5346"/>
    <w:rsid w:val="00DA53B9"/>
    <w:rsid w:val="00DA5A00"/>
    <w:rsid w:val="00DA6357"/>
    <w:rsid w:val="00DA65AF"/>
    <w:rsid w:val="00DA6BA9"/>
    <w:rsid w:val="00DA72C2"/>
    <w:rsid w:val="00DA7469"/>
    <w:rsid w:val="00DA7586"/>
    <w:rsid w:val="00DA79C1"/>
    <w:rsid w:val="00DA7EF2"/>
    <w:rsid w:val="00DA7FD4"/>
    <w:rsid w:val="00DB0AD8"/>
    <w:rsid w:val="00DB0E90"/>
    <w:rsid w:val="00DB12CF"/>
    <w:rsid w:val="00DB17EC"/>
    <w:rsid w:val="00DB17F2"/>
    <w:rsid w:val="00DB1E49"/>
    <w:rsid w:val="00DB2275"/>
    <w:rsid w:val="00DB23BA"/>
    <w:rsid w:val="00DB2450"/>
    <w:rsid w:val="00DB2785"/>
    <w:rsid w:val="00DB37D2"/>
    <w:rsid w:val="00DB38AA"/>
    <w:rsid w:val="00DB3D39"/>
    <w:rsid w:val="00DB3F96"/>
    <w:rsid w:val="00DB457E"/>
    <w:rsid w:val="00DB48DA"/>
    <w:rsid w:val="00DB4EFC"/>
    <w:rsid w:val="00DB504F"/>
    <w:rsid w:val="00DB5459"/>
    <w:rsid w:val="00DB5B78"/>
    <w:rsid w:val="00DB6AE9"/>
    <w:rsid w:val="00DB6C75"/>
    <w:rsid w:val="00DB783A"/>
    <w:rsid w:val="00DB7C00"/>
    <w:rsid w:val="00DC00A3"/>
    <w:rsid w:val="00DC0430"/>
    <w:rsid w:val="00DC062B"/>
    <w:rsid w:val="00DC08A7"/>
    <w:rsid w:val="00DC0998"/>
    <w:rsid w:val="00DC0CDB"/>
    <w:rsid w:val="00DC0CF7"/>
    <w:rsid w:val="00DC0D92"/>
    <w:rsid w:val="00DC0F7B"/>
    <w:rsid w:val="00DC16A9"/>
    <w:rsid w:val="00DC2235"/>
    <w:rsid w:val="00DC22D7"/>
    <w:rsid w:val="00DC2D76"/>
    <w:rsid w:val="00DC2D7D"/>
    <w:rsid w:val="00DC30F2"/>
    <w:rsid w:val="00DC32DE"/>
    <w:rsid w:val="00DC349B"/>
    <w:rsid w:val="00DC385F"/>
    <w:rsid w:val="00DC42D8"/>
    <w:rsid w:val="00DC4669"/>
    <w:rsid w:val="00DC4B2F"/>
    <w:rsid w:val="00DC4CCA"/>
    <w:rsid w:val="00DC58C5"/>
    <w:rsid w:val="00DC5ACC"/>
    <w:rsid w:val="00DC5C2F"/>
    <w:rsid w:val="00DC5EBD"/>
    <w:rsid w:val="00DC64FA"/>
    <w:rsid w:val="00DC6CD6"/>
    <w:rsid w:val="00DC7335"/>
    <w:rsid w:val="00DC778E"/>
    <w:rsid w:val="00DC78D9"/>
    <w:rsid w:val="00DC7D03"/>
    <w:rsid w:val="00DD0216"/>
    <w:rsid w:val="00DD0296"/>
    <w:rsid w:val="00DD0468"/>
    <w:rsid w:val="00DD10A3"/>
    <w:rsid w:val="00DD1489"/>
    <w:rsid w:val="00DD1507"/>
    <w:rsid w:val="00DD1843"/>
    <w:rsid w:val="00DD1A12"/>
    <w:rsid w:val="00DD1BB7"/>
    <w:rsid w:val="00DD1BF0"/>
    <w:rsid w:val="00DD1D8D"/>
    <w:rsid w:val="00DD1FB5"/>
    <w:rsid w:val="00DD218E"/>
    <w:rsid w:val="00DD2376"/>
    <w:rsid w:val="00DD29BA"/>
    <w:rsid w:val="00DD2D8B"/>
    <w:rsid w:val="00DD2E1F"/>
    <w:rsid w:val="00DD2FCB"/>
    <w:rsid w:val="00DD3359"/>
    <w:rsid w:val="00DD3756"/>
    <w:rsid w:val="00DD4AC0"/>
    <w:rsid w:val="00DD4F64"/>
    <w:rsid w:val="00DD5610"/>
    <w:rsid w:val="00DD5CA8"/>
    <w:rsid w:val="00DD678F"/>
    <w:rsid w:val="00DD68C8"/>
    <w:rsid w:val="00DD6BD1"/>
    <w:rsid w:val="00DD6BFA"/>
    <w:rsid w:val="00DD6FF4"/>
    <w:rsid w:val="00DD713D"/>
    <w:rsid w:val="00DD732C"/>
    <w:rsid w:val="00DE0059"/>
    <w:rsid w:val="00DE0314"/>
    <w:rsid w:val="00DE0463"/>
    <w:rsid w:val="00DE053F"/>
    <w:rsid w:val="00DE06A4"/>
    <w:rsid w:val="00DE06C9"/>
    <w:rsid w:val="00DE0AF6"/>
    <w:rsid w:val="00DE0BC1"/>
    <w:rsid w:val="00DE0C51"/>
    <w:rsid w:val="00DE0E8E"/>
    <w:rsid w:val="00DE116E"/>
    <w:rsid w:val="00DE134C"/>
    <w:rsid w:val="00DE15A2"/>
    <w:rsid w:val="00DE227D"/>
    <w:rsid w:val="00DE25F1"/>
    <w:rsid w:val="00DE309D"/>
    <w:rsid w:val="00DE33EE"/>
    <w:rsid w:val="00DE34D6"/>
    <w:rsid w:val="00DE38E8"/>
    <w:rsid w:val="00DE42B9"/>
    <w:rsid w:val="00DE42CF"/>
    <w:rsid w:val="00DE4543"/>
    <w:rsid w:val="00DE5CE1"/>
    <w:rsid w:val="00DE5E0E"/>
    <w:rsid w:val="00DE5F9C"/>
    <w:rsid w:val="00DE61D9"/>
    <w:rsid w:val="00DE6958"/>
    <w:rsid w:val="00DE6A31"/>
    <w:rsid w:val="00DE6F4D"/>
    <w:rsid w:val="00DE74A1"/>
    <w:rsid w:val="00DE76F2"/>
    <w:rsid w:val="00DE7984"/>
    <w:rsid w:val="00DE7DE6"/>
    <w:rsid w:val="00DF0548"/>
    <w:rsid w:val="00DF0D97"/>
    <w:rsid w:val="00DF0FE8"/>
    <w:rsid w:val="00DF1276"/>
    <w:rsid w:val="00DF131A"/>
    <w:rsid w:val="00DF1588"/>
    <w:rsid w:val="00DF21E0"/>
    <w:rsid w:val="00DF223E"/>
    <w:rsid w:val="00DF2591"/>
    <w:rsid w:val="00DF2627"/>
    <w:rsid w:val="00DF2AE0"/>
    <w:rsid w:val="00DF2D86"/>
    <w:rsid w:val="00DF33D6"/>
    <w:rsid w:val="00DF3B3F"/>
    <w:rsid w:val="00DF3C0D"/>
    <w:rsid w:val="00DF3D47"/>
    <w:rsid w:val="00DF4171"/>
    <w:rsid w:val="00DF4679"/>
    <w:rsid w:val="00DF4A94"/>
    <w:rsid w:val="00DF521C"/>
    <w:rsid w:val="00DF5910"/>
    <w:rsid w:val="00DF629C"/>
    <w:rsid w:val="00DF63F9"/>
    <w:rsid w:val="00DF6810"/>
    <w:rsid w:val="00DF6993"/>
    <w:rsid w:val="00DF6A65"/>
    <w:rsid w:val="00DF6E3A"/>
    <w:rsid w:val="00DF7874"/>
    <w:rsid w:val="00DF78E0"/>
    <w:rsid w:val="00DF7E07"/>
    <w:rsid w:val="00E00248"/>
    <w:rsid w:val="00E00653"/>
    <w:rsid w:val="00E006B4"/>
    <w:rsid w:val="00E01949"/>
    <w:rsid w:val="00E01A45"/>
    <w:rsid w:val="00E01D5D"/>
    <w:rsid w:val="00E024B4"/>
    <w:rsid w:val="00E026BB"/>
    <w:rsid w:val="00E027F0"/>
    <w:rsid w:val="00E028A9"/>
    <w:rsid w:val="00E028BA"/>
    <w:rsid w:val="00E02BD7"/>
    <w:rsid w:val="00E02CA9"/>
    <w:rsid w:val="00E03508"/>
    <w:rsid w:val="00E03ACD"/>
    <w:rsid w:val="00E03FAE"/>
    <w:rsid w:val="00E03FEA"/>
    <w:rsid w:val="00E04360"/>
    <w:rsid w:val="00E04428"/>
    <w:rsid w:val="00E044B6"/>
    <w:rsid w:val="00E04594"/>
    <w:rsid w:val="00E048CC"/>
    <w:rsid w:val="00E049B6"/>
    <w:rsid w:val="00E04CB7"/>
    <w:rsid w:val="00E05156"/>
    <w:rsid w:val="00E05BB6"/>
    <w:rsid w:val="00E05BED"/>
    <w:rsid w:val="00E0662A"/>
    <w:rsid w:val="00E06682"/>
    <w:rsid w:val="00E06810"/>
    <w:rsid w:val="00E0746A"/>
    <w:rsid w:val="00E075B4"/>
    <w:rsid w:val="00E07E1D"/>
    <w:rsid w:val="00E1032C"/>
    <w:rsid w:val="00E103C8"/>
    <w:rsid w:val="00E10E46"/>
    <w:rsid w:val="00E1183F"/>
    <w:rsid w:val="00E1188D"/>
    <w:rsid w:val="00E11A40"/>
    <w:rsid w:val="00E1211A"/>
    <w:rsid w:val="00E121E2"/>
    <w:rsid w:val="00E123F8"/>
    <w:rsid w:val="00E12E8C"/>
    <w:rsid w:val="00E13776"/>
    <w:rsid w:val="00E14372"/>
    <w:rsid w:val="00E14612"/>
    <w:rsid w:val="00E14AD8"/>
    <w:rsid w:val="00E14CD7"/>
    <w:rsid w:val="00E14DCF"/>
    <w:rsid w:val="00E15099"/>
    <w:rsid w:val="00E168EB"/>
    <w:rsid w:val="00E16928"/>
    <w:rsid w:val="00E16B6F"/>
    <w:rsid w:val="00E1719D"/>
    <w:rsid w:val="00E1783D"/>
    <w:rsid w:val="00E17890"/>
    <w:rsid w:val="00E179D1"/>
    <w:rsid w:val="00E17B62"/>
    <w:rsid w:val="00E17B90"/>
    <w:rsid w:val="00E17C30"/>
    <w:rsid w:val="00E17E79"/>
    <w:rsid w:val="00E20621"/>
    <w:rsid w:val="00E20B26"/>
    <w:rsid w:val="00E20B98"/>
    <w:rsid w:val="00E20EA2"/>
    <w:rsid w:val="00E2149F"/>
    <w:rsid w:val="00E21908"/>
    <w:rsid w:val="00E2212E"/>
    <w:rsid w:val="00E22498"/>
    <w:rsid w:val="00E22AB4"/>
    <w:rsid w:val="00E22F70"/>
    <w:rsid w:val="00E231C4"/>
    <w:rsid w:val="00E24578"/>
    <w:rsid w:val="00E24843"/>
    <w:rsid w:val="00E24C0D"/>
    <w:rsid w:val="00E25537"/>
    <w:rsid w:val="00E25589"/>
    <w:rsid w:val="00E25BA3"/>
    <w:rsid w:val="00E2600E"/>
    <w:rsid w:val="00E26480"/>
    <w:rsid w:val="00E26853"/>
    <w:rsid w:val="00E26967"/>
    <w:rsid w:val="00E26D6E"/>
    <w:rsid w:val="00E26FBB"/>
    <w:rsid w:val="00E26FBE"/>
    <w:rsid w:val="00E277A8"/>
    <w:rsid w:val="00E27ADE"/>
    <w:rsid w:val="00E27E1B"/>
    <w:rsid w:val="00E3063A"/>
    <w:rsid w:val="00E306E8"/>
    <w:rsid w:val="00E30946"/>
    <w:rsid w:val="00E30C3E"/>
    <w:rsid w:val="00E30CCC"/>
    <w:rsid w:val="00E3138A"/>
    <w:rsid w:val="00E313A1"/>
    <w:rsid w:val="00E3141D"/>
    <w:rsid w:val="00E31CC6"/>
    <w:rsid w:val="00E32F15"/>
    <w:rsid w:val="00E3310E"/>
    <w:rsid w:val="00E3393B"/>
    <w:rsid w:val="00E33942"/>
    <w:rsid w:val="00E33F70"/>
    <w:rsid w:val="00E34252"/>
    <w:rsid w:val="00E342AD"/>
    <w:rsid w:val="00E3451F"/>
    <w:rsid w:val="00E34549"/>
    <w:rsid w:val="00E35485"/>
    <w:rsid w:val="00E35C3A"/>
    <w:rsid w:val="00E35D84"/>
    <w:rsid w:val="00E35E8E"/>
    <w:rsid w:val="00E35ED1"/>
    <w:rsid w:val="00E3630C"/>
    <w:rsid w:val="00E36835"/>
    <w:rsid w:val="00E36839"/>
    <w:rsid w:val="00E371CD"/>
    <w:rsid w:val="00E3771E"/>
    <w:rsid w:val="00E377FA"/>
    <w:rsid w:val="00E37A5A"/>
    <w:rsid w:val="00E37F34"/>
    <w:rsid w:val="00E40B35"/>
    <w:rsid w:val="00E40CF6"/>
    <w:rsid w:val="00E411C0"/>
    <w:rsid w:val="00E41546"/>
    <w:rsid w:val="00E41C8A"/>
    <w:rsid w:val="00E41EDD"/>
    <w:rsid w:val="00E420F8"/>
    <w:rsid w:val="00E42ED8"/>
    <w:rsid w:val="00E43C41"/>
    <w:rsid w:val="00E43ED0"/>
    <w:rsid w:val="00E4486D"/>
    <w:rsid w:val="00E44889"/>
    <w:rsid w:val="00E454D7"/>
    <w:rsid w:val="00E4561C"/>
    <w:rsid w:val="00E45629"/>
    <w:rsid w:val="00E4642D"/>
    <w:rsid w:val="00E469AC"/>
    <w:rsid w:val="00E46BB2"/>
    <w:rsid w:val="00E47163"/>
    <w:rsid w:val="00E4754C"/>
    <w:rsid w:val="00E47E53"/>
    <w:rsid w:val="00E50459"/>
    <w:rsid w:val="00E50831"/>
    <w:rsid w:val="00E50A18"/>
    <w:rsid w:val="00E50B18"/>
    <w:rsid w:val="00E50C83"/>
    <w:rsid w:val="00E50DE0"/>
    <w:rsid w:val="00E5121B"/>
    <w:rsid w:val="00E51510"/>
    <w:rsid w:val="00E51542"/>
    <w:rsid w:val="00E51B63"/>
    <w:rsid w:val="00E521B5"/>
    <w:rsid w:val="00E52B1D"/>
    <w:rsid w:val="00E52E1A"/>
    <w:rsid w:val="00E53BF4"/>
    <w:rsid w:val="00E53E82"/>
    <w:rsid w:val="00E5413A"/>
    <w:rsid w:val="00E550EE"/>
    <w:rsid w:val="00E5546F"/>
    <w:rsid w:val="00E5593A"/>
    <w:rsid w:val="00E55AC9"/>
    <w:rsid w:val="00E55C05"/>
    <w:rsid w:val="00E55E3A"/>
    <w:rsid w:val="00E56140"/>
    <w:rsid w:val="00E56808"/>
    <w:rsid w:val="00E56A0C"/>
    <w:rsid w:val="00E572BC"/>
    <w:rsid w:val="00E574FC"/>
    <w:rsid w:val="00E5799E"/>
    <w:rsid w:val="00E57C36"/>
    <w:rsid w:val="00E6007F"/>
    <w:rsid w:val="00E600B0"/>
    <w:rsid w:val="00E6030A"/>
    <w:rsid w:val="00E603D2"/>
    <w:rsid w:val="00E60A42"/>
    <w:rsid w:val="00E60CC6"/>
    <w:rsid w:val="00E61410"/>
    <w:rsid w:val="00E61576"/>
    <w:rsid w:val="00E61899"/>
    <w:rsid w:val="00E619AB"/>
    <w:rsid w:val="00E61B47"/>
    <w:rsid w:val="00E62A57"/>
    <w:rsid w:val="00E62AFF"/>
    <w:rsid w:val="00E62C80"/>
    <w:rsid w:val="00E62FBA"/>
    <w:rsid w:val="00E64A25"/>
    <w:rsid w:val="00E64A42"/>
    <w:rsid w:val="00E6533E"/>
    <w:rsid w:val="00E65462"/>
    <w:rsid w:val="00E656FC"/>
    <w:rsid w:val="00E657C3"/>
    <w:rsid w:val="00E660FE"/>
    <w:rsid w:val="00E66B4B"/>
    <w:rsid w:val="00E66F36"/>
    <w:rsid w:val="00E67271"/>
    <w:rsid w:val="00E674CC"/>
    <w:rsid w:val="00E675B3"/>
    <w:rsid w:val="00E6767A"/>
    <w:rsid w:val="00E67765"/>
    <w:rsid w:val="00E6788E"/>
    <w:rsid w:val="00E67D92"/>
    <w:rsid w:val="00E67EE2"/>
    <w:rsid w:val="00E7020B"/>
    <w:rsid w:val="00E706FA"/>
    <w:rsid w:val="00E70AEE"/>
    <w:rsid w:val="00E70EE3"/>
    <w:rsid w:val="00E715CF"/>
    <w:rsid w:val="00E7163D"/>
    <w:rsid w:val="00E726ED"/>
    <w:rsid w:val="00E72C4E"/>
    <w:rsid w:val="00E72D5B"/>
    <w:rsid w:val="00E73E25"/>
    <w:rsid w:val="00E73FE2"/>
    <w:rsid w:val="00E7401C"/>
    <w:rsid w:val="00E74238"/>
    <w:rsid w:val="00E74A80"/>
    <w:rsid w:val="00E74E99"/>
    <w:rsid w:val="00E75469"/>
    <w:rsid w:val="00E75978"/>
    <w:rsid w:val="00E75BB6"/>
    <w:rsid w:val="00E75BF6"/>
    <w:rsid w:val="00E75C77"/>
    <w:rsid w:val="00E75C99"/>
    <w:rsid w:val="00E75E10"/>
    <w:rsid w:val="00E75EA1"/>
    <w:rsid w:val="00E7623A"/>
    <w:rsid w:val="00E765A1"/>
    <w:rsid w:val="00E7695E"/>
    <w:rsid w:val="00E76A61"/>
    <w:rsid w:val="00E76DF5"/>
    <w:rsid w:val="00E77256"/>
    <w:rsid w:val="00E77462"/>
    <w:rsid w:val="00E779BD"/>
    <w:rsid w:val="00E77C0D"/>
    <w:rsid w:val="00E77C29"/>
    <w:rsid w:val="00E77C58"/>
    <w:rsid w:val="00E803E6"/>
    <w:rsid w:val="00E804BE"/>
    <w:rsid w:val="00E804F0"/>
    <w:rsid w:val="00E805CC"/>
    <w:rsid w:val="00E808ED"/>
    <w:rsid w:val="00E80E34"/>
    <w:rsid w:val="00E81183"/>
    <w:rsid w:val="00E81764"/>
    <w:rsid w:val="00E819D1"/>
    <w:rsid w:val="00E81D43"/>
    <w:rsid w:val="00E81EC9"/>
    <w:rsid w:val="00E8248C"/>
    <w:rsid w:val="00E825B4"/>
    <w:rsid w:val="00E82CA8"/>
    <w:rsid w:val="00E831A9"/>
    <w:rsid w:val="00E83C01"/>
    <w:rsid w:val="00E84857"/>
    <w:rsid w:val="00E84A36"/>
    <w:rsid w:val="00E855A0"/>
    <w:rsid w:val="00E8588A"/>
    <w:rsid w:val="00E85A3D"/>
    <w:rsid w:val="00E85CA7"/>
    <w:rsid w:val="00E85D80"/>
    <w:rsid w:val="00E85DD8"/>
    <w:rsid w:val="00E865A3"/>
    <w:rsid w:val="00E8668A"/>
    <w:rsid w:val="00E86B4B"/>
    <w:rsid w:val="00E877FF"/>
    <w:rsid w:val="00E87C0D"/>
    <w:rsid w:val="00E90248"/>
    <w:rsid w:val="00E90982"/>
    <w:rsid w:val="00E90AB4"/>
    <w:rsid w:val="00E91145"/>
    <w:rsid w:val="00E913D4"/>
    <w:rsid w:val="00E915C6"/>
    <w:rsid w:val="00E9193E"/>
    <w:rsid w:val="00E91C66"/>
    <w:rsid w:val="00E91D46"/>
    <w:rsid w:val="00E92033"/>
    <w:rsid w:val="00E92142"/>
    <w:rsid w:val="00E925C7"/>
    <w:rsid w:val="00E92724"/>
    <w:rsid w:val="00E92D24"/>
    <w:rsid w:val="00E93560"/>
    <w:rsid w:val="00E93A68"/>
    <w:rsid w:val="00E93B5B"/>
    <w:rsid w:val="00E942B7"/>
    <w:rsid w:val="00E94562"/>
    <w:rsid w:val="00E94851"/>
    <w:rsid w:val="00E9488D"/>
    <w:rsid w:val="00E94AA0"/>
    <w:rsid w:val="00E94E65"/>
    <w:rsid w:val="00E94F23"/>
    <w:rsid w:val="00E95256"/>
    <w:rsid w:val="00E95E95"/>
    <w:rsid w:val="00E964E0"/>
    <w:rsid w:val="00E966BD"/>
    <w:rsid w:val="00E967AF"/>
    <w:rsid w:val="00E9695D"/>
    <w:rsid w:val="00E96F34"/>
    <w:rsid w:val="00EA019A"/>
    <w:rsid w:val="00EA05F4"/>
    <w:rsid w:val="00EA0B2A"/>
    <w:rsid w:val="00EA0B71"/>
    <w:rsid w:val="00EA0EEC"/>
    <w:rsid w:val="00EA2931"/>
    <w:rsid w:val="00EA31DF"/>
    <w:rsid w:val="00EA346E"/>
    <w:rsid w:val="00EA36C3"/>
    <w:rsid w:val="00EA3B1D"/>
    <w:rsid w:val="00EA403B"/>
    <w:rsid w:val="00EA4284"/>
    <w:rsid w:val="00EA4428"/>
    <w:rsid w:val="00EA4595"/>
    <w:rsid w:val="00EA4C84"/>
    <w:rsid w:val="00EA4FF7"/>
    <w:rsid w:val="00EA5280"/>
    <w:rsid w:val="00EA5281"/>
    <w:rsid w:val="00EA559F"/>
    <w:rsid w:val="00EA565C"/>
    <w:rsid w:val="00EA5887"/>
    <w:rsid w:val="00EA5984"/>
    <w:rsid w:val="00EA5DDF"/>
    <w:rsid w:val="00EA5FA0"/>
    <w:rsid w:val="00EA6528"/>
    <w:rsid w:val="00EA657E"/>
    <w:rsid w:val="00EA6AE0"/>
    <w:rsid w:val="00EA716B"/>
    <w:rsid w:val="00EA72C1"/>
    <w:rsid w:val="00EA74B9"/>
    <w:rsid w:val="00EA7608"/>
    <w:rsid w:val="00EA7845"/>
    <w:rsid w:val="00EA7BD7"/>
    <w:rsid w:val="00EA7D89"/>
    <w:rsid w:val="00EA7EF7"/>
    <w:rsid w:val="00EB0C28"/>
    <w:rsid w:val="00EB1061"/>
    <w:rsid w:val="00EB18E8"/>
    <w:rsid w:val="00EB18EE"/>
    <w:rsid w:val="00EB2087"/>
    <w:rsid w:val="00EB2F8F"/>
    <w:rsid w:val="00EB30FC"/>
    <w:rsid w:val="00EB33C2"/>
    <w:rsid w:val="00EB36DC"/>
    <w:rsid w:val="00EB3AB8"/>
    <w:rsid w:val="00EB3E2B"/>
    <w:rsid w:val="00EB422B"/>
    <w:rsid w:val="00EB4284"/>
    <w:rsid w:val="00EB45B4"/>
    <w:rsid w:val="00EB4799"/>
    <w:rsid w:val="00EB4BC2"/>
    <w:rsid w:val="00EB5D2F"/>
    <w:rsid w:val="00EB6009"/>
    <w:rsid w:val="00EB64AD"/>
    <w:rsid w:val="00EB6887"/>
    <w:rsid w:val="00EB6902"/>
    <w:rsid w:val="00EB7211"/>
    <w:rsid w:val="00EB78D9"/>
    <w:rsid w:val="00EC0769"/>
    <w:rsid w:val="00EC0974"/>
    <w:rsid w:val="00EC17E2"/>
    <w:rsid w:val="00EC1CD1"/>
    <w:rsid w:val="00EC1E70"/>
    <w:rsid w:val="00EC217A"/>
    <w:rsid w:val="00EC21B9"/>
    <w:rsid w:val="00EC24B1"/>
    <w:rsid w:val="00EC28A9"/>
    <w:rsid w:val="00EC2DFF"/>
    <w:rsid w:val="00EC39DA"/>
    <w:rsid w:val="00EC3C14"/>
    <w:rsid w:val="00EC42FF"/>
    <w:rsid w:val="00EC4B27"/>
    <w:rsid w:val="00EC4DFB"/>
    <w:rsid w:val="00EC4E1C"/>
    <w:rsid w:val="00EC5BE8"/>
    <w:rsid w:val="00EC5EE6"/>
    <w:rsid w:val="00EC619F"/>
    <w:rsid w:val="00EC654B"/>
    <w:rsid w:val="00EC6837"/>
    <w:rsid w:val="00EC70FA"/>
    <w:rsid w:val="00EC71D7"/>
    <w:rsid w:val="00EC76C7"/>
    <w:rsid w:val="00EC76FD"/>
    <w:rsid w:val="00EC7823"/>
    <w:rsid w:val="00ED07ED"/>
    <w:rsid w:val="00ED08E4"/>
    <w:rsid w:val="00ED09EA"/>
    <w:rsid w:val="00ED0C3D"/>
    <w:rsid w:val="00ED1A33"/>
    <w:rsid w:val="00ED1C79"/>
    <w:rsid w:val="00ED226B"/>
    <w:rsid w:val="00ED22BB"/>
    <w:rsid w:val="00ED27FC"/>
    <w:rsid w:val="00ED2A22"/>
    <w:rsid w:val="00ED314B"/>
    <w:rsid w:val="00ED3291"/>
    <w:rsid w:val="00ED34F1"/>
    <w:rsid w:val="00ED3735"/>
    <w:rsid w:val="00ED37A6"/>
    <w:rsid w:val="00ED38E1"/>
    <w:rsid w:val="00ED3F48"/>
    <w:rsid w:val="00ED4147"/>
    <w:rsid w:val="00ED414F"/>
    <w:rsid w:val="00ED4238"/>
    <w:rsid w:val="00ED4533"/>
    <w:rsid w:val="00ED45F4"/>
    <w:rsid w:val="00ED46B7"/>
    <w:rsid w:val="00ED47BC"/>
    <w:rsid w:val="00ED4B24"/>
    <w:rsid w:val="00ED4B6E"/>
    <w:rsid w:val="00ED5015"/>
    <w:rsid w:val="00ED566B"/>
    <w:rsid w:val="00ED59D2"/>
    <w:rsid w:val="00ED5ACB"/>
    <w:rsid w:val="00ED5CCF"/>
    <w:rsid w:val="00ED6A02"/>
    <w:rsid w:val="00ED728A"/>
    <w:rsid w:val="00ED72A6"/>
    <w:rsid w:val="00ED7D3A"/>
    <w:rsid w:val="00EE01A9"/>
    <w:rsid w:val="00EE034C"/>
    <w:rsid w:val="00EE0741"/>
    <w:rsid w:val="00EE07C3"/>
    <w:rsid w:val="00EE0D8D"/>
    <w:rsid w:val="00EE1718"/>
    <w:rsid w:val="00EE182D"/>
    <w:rsid w:val="00EE22B9"/>
    <w:rsid w:val="00EE2D52"/>
    <w:rsid w:val="00EE31A2"/>
    <w:rsid w:val="00EE343D"/>
    <w:rsid w:val="00EE42CF"/>
    <w:rsid w:val="00EE4409"/>
    <w:rsid w:val="00EE4670"/>
    <w:rsid w:val="00EE46FF"/>
    <w:rsid w:val="00EE471C"/>
    <w:rsid w:val="00EE571A"/>
    <w:rsid w:val="00EE5A0E"/>
    <w:rsid w:val="00EE5BCD"/>
    <w:rsid w:val="00EE5BF9"/>
    <w:rsid w:val="00EE6502"/>
    <w:rsid w:val="00EE69EF"/>
    <w:rsid w:val="00EE6A97"/>
    <w:rsid w:val="00EE6E87"/>
    <w:rsid w:val="00EE6F05"/>
    <w:rsid w:val="00EE6F74"/>
    <w:rsid w:val="00EE7049"/>
    <w:rsid w:val="00EE716A"/>
    <w:rsid w:val="00EE73B7"/>
    <w:rsid w:val="00EE75FC"/>
    <w:rsid w:val="00EE7999"/>
    <w:rsid w:val="00EE7A42"/>
    <w:rsid w:val="00EF004F"/>
    <w:rsid w:val="00EF00F1"/>
    <w:rsid w:val="00EF0C97"/>
    <w:rsid w:val="00EF1182"/>
    <w:rsid w:val="00EF1816"/>
    <w:rsid w:val="00EF1B23"/>
    <w:rsid w:val="00EF1B4B"/>
    <w:rsid w:val="00EF1F5A"/>
    <w:rsid w:val="00EF28F4"/>
    <w:rsid w:val="00EF3233"/>
    <w:rsid w:val="00EF3624"/>
    <w:rsid w:val="00EF392F"/>
    <w:rsid w:val="00EF3FD4"/>
    <w:rsid w:val="00EF43B4"/>
    <w:rsid w:val="00EF46EE"/>
    <w:rsid w:val="00EF48B1"/>
    <w:rsid w:val="00EF4F9A"/>
    <w:rsid w:val="00EF51E3"/>
    <w:rsid w:val="00EF533D"/>
    <w:rsid w:val="00EF5478"/>
    <w:rsid w:val="00EF6043"/>
    <w:rsid w:val="00EF6166"/>
    <w:rsid w:val="00EF64AC"/>
    <w:rsid w:val="00EF6536"/>
    <w:rsid w:val="00EF6640"/>
    <w:rsid w:val="00EF685F"/>
    <w:rsid w:val="00EF6AD0"/>
    <w:rsid w:val="00EF6BEA"/>
    <w:rsid w:val="00EF6DD6"/>
    <w:rsid w:val="00EF6EB4"/>
    <w:rsid w:val="00EF6EDD"/>
    <w:rsid w:val="00EF7012"/>
    <w:rsid w:val="00EF71C7"/>
    <w:rsid w:val="00EF796C"/>
    <w:rsid w:val="00EF79E1"/>
    <w:rsid w:val="00F00023"/>
    <w:rsid w:val="00F003CA"/>
    <w:rsid w:val="00F00B27"/>
    <w:rsid w:val="00F0101A"/>
    <w:rsid w:val="00F016E5"/>
    <w:rsid w:val="00F01740"/>
    <w:rsid w:val="00F01B30"/>
    <w:rsid w:val="00F01D7A"/>
    <w:rsid w:val="00F01F19"/>
    <w:rsid w:val="00F022F8"/>
    <w:rsid w:val="00F02460"/>
    <w:rsid w:val="00F02D0E"/>
    <w:rsid w:val="00F03378"/>
    <w:rsid w:val="00F034CD"/>
    <w:rsid w:val="00F03AF1"/>
    <w:rsid w:val="00F03B0B"/>
    <w:rsid w:val="00F03FE4"/>
    <w:rsid w:val="00F0411E"/>
    <w:rsid w:val="00F04B81"/>
    <w:rsid w:val="00F04CE1"/>
    <w:rsid w:val="00F04F2A"/>
    <w:rsid w:val="00F05430"/>
    <w:rsid w:val="00F05643"/>
    <w:rsid w:val="00F05834"/>
    <w:rsid w:val="00F05A3A"/>
    <w:rsid w:val="00F05B16"/>
    <w:rsid w:val="00F05C50"/>
    <w:rsid w:val="00F05F14"/>
    <w:rsid w:val="00F060EC"/>
    <w:rsid w:val="00F06C11"/>
    <w:rsid w:val="00F070BB"/>
    <w:rsid w:val="00F0727E"/>
    <w:rsid w:val="00F07569"/>
    <w:rsid w:val="00F1027D"/>
    <w:rsid w:val="00F103F5"/>
    <w:rsid w:val="00F106CC"/>
    <w:rsid w:val="00F10801"/>
    <w:rsid w:val="00F1098E"/>
    <w:rsid w:val="00F10A8E"/>
    <w:rsid w:val="00F10BBB"/>
    <w:rsid w:val="00F10F66"/>
    <w:rsid w:val="00F11439"/>
    <w:rsid w:val="00F11636"/>
    <w:rsid w:val="00F11DAD"/>
    <w:rsid w:val="00F122A6"/>
    <w:rsid w:val="00F12D72"/>
    <w:rsid w:val="00F1314B"/>
    <w:rsid w:val="00F13472"/>
    <w:rsid w:val="00F13485"/>
    <w:rsid w:val="00F134F9"/>
    <w:rsid w:val="00F13653"/>
    <w:rsid w:val="00F1381D"/>
    <w:rsid w:val="00F1465F"/>
    <w:rsid w:val="00F15399"/>
    <w:rsid w:val="00F15683"/>
    <w:rsid w:val="00F156CA"/>
    <w:rsid w:val="00F15C6A"/>
    <w:rsid w:val="00F15CEE"/>
    <w:rsid w:val="00F16DF6"/>
    <w:rsid w:val="00F17157"/>
    <w:rsid w:val="00F173AE"/>
    <w:rsid w:val="00F17ACD"/>
    <w:rsid w:val="00F20486"/>
    <w:rsid w:val="00F215DE"/>
    <w:rsid w:val="00F21D94"/>
    <w:rsid w:val="00F2239D"/>
    <w:rsid w:val="00F224C2"/>
    <w:rsid w:val="00F2260C"/>
    <w:rsid w:val="00F22752"/>
    <w:rsid w:val="00F22DF4"/>
    <w:rsid w:val="00F22DF8"/>
    <w:rsid w:val="00F23497"/>
    <w:rsid w:val="00F23C1C"/>
    <w:rsid w:val="00F23F35"/>
    <w:rsid w:val="00F2416E"/>
    <w:rsid w:val="00F24C37"/>
    <w:rsid w:val="00F25368"/>
    <w:rsid w:val="00F25383"/>
    <w:rsid w:val="00F25779"/>
    <w:rsid w:val="00F259E5"/>
    <w:rsid w:val="00F25C75"/>
    <w:rsid w:val="00F25DAF"/>
    <w:rsid w:val="00F2641C"/>
    <w:rsid w:val="00F26A91"/>
    <w:rsid w:val="00F26C5D"/>
    <w:rsid w:val="00F26F0C"/>
    <w:rsid w:val="00F3004B"/>
    <w:rsid w:val="00F300AE"/>
    <w:rsid w:val="00F303A9"/>
    <w:rsid w:val="00F309A3"/>
    <w:rsid w:val="00F30E20"/>
    <w:rsid w:val="00F30FDB"/>
    <w:rsid w:val="00F310CD"/>
    <w:rsid w:val="00F31114"/>
    <w:rsid w:val="00F31274"/>
    <w:rsid w:val="00F315C3"/>
    <w:rsid w:val="00F317C1"/>
    <w:rsid w:val="00F31E3D"/>
    <w:rsid w:val="00F31FF3"/>
    <w:rsid w:val="00F32207"/>
    <w:rsid w:val="00F3223C"/>
    <w:rsid w:val="00F328E9"/>
    <w:rsid w:val="00F32D00"/>
    <w:rsid w:val="00F3301D"/>
    <w:rsid w:val="00F3327B"/>
    <w:rsid w:val="00F33435"/>
    <w:rsid w:val="00F3358C"/>
    <w:rsid w:val="00F33722"/>
    <w:rsid w:val="00F3381E"/>
    <w:rsid w:val="00F33B56"/>
    <w:rsid w:val="00F34493"/>
    <w:rsid w:val="00F3481E"/>
    <w:rsid w:val="00F3486A"/>
    <w:rsid w:val="00F34A6C"/>
    <w:rsid w:val="00F34BEA"/>
    <w:rsid w:val="00F3596B"/>
    <w:rsid w:val="00F359C7"/>
    <w:rsid w:val="00F35D8E"/>
    <w:rsid w:val="00F361AE"/>
    <w:rsid w:val="00F365F7"/>
    <w:rsid w:val="00F36771"/>
    <w:rsid w:val="00F369C0"/>
    <w:rsid w:val="00F36DCD"/>
    <w:rsid w:val="00F36ED6"/>
    <w:rsid w:val="00F374CE"/>
    <w:rsid w:val="00F375C6"/>
    <w:rsid w:val="00F3777D"/>
    <w:rsid w:val="00F3782C"/>
    <w:rsid w:val="00F379E8"/>
    <w:rsid w:val="00F37E85"/>
    <w:rsid w:val="00F37FB6"/>
    <w:rsid w:val="00F404AE"/>
    <w:rsid w:val="00F40906"/>
    <w:rsid w:val="00F40F53"/>
    <w:rsid w:val="00F4204A"/>
    <w:rsid w:val="00F424AF"/>
    <w:rsid w:val="00F4294F"/>
    <w:rsid w:val="00F42B08"/>
    <w:rsid w:val="00F42D9E"/>
    <w:rsid w:val="00F42DBD"/>
    <w:rsid w:val="00F43164"/>
    <w:rsid w:val="00F435B8"/>
    <w:rsid w:val="00F436EE"/>
    <w:rsid w:val="00F43C6B"/>
    <w:rsid w:val="00F43CC7"/>
    <w:rsid w:val="00F43EF5"/>
    <w:rsid w:val="00F4424C"/>
    <w:rsid w:val="00F4484F"/>
    <w:rsid w:val="00F448D9"/>
    <w:rsid w:val="00F44D17"/>
    <w:rsid w:val="00F44D3D"/>
    <w:rsid w:val="00F450D6"/>
    <w:rsid w:val="00F452D7"/>
    <w:rsid w:val="00F45ED5"/>
    <w:rsid w:val="00F46401"/>
    <w:rsid w:val="00F46787"/>
    <w:rsid w:val="00F46B23"/>
    <w:rsid w:val="00F46BED"/>
    <w:rsid w:val="00F47BAE"/>
    <w:rsid w:val="00F47FBB"/>
    <w:rsid w:val="00F47FE5"/>
    <w:rsid w:val="00F50104"/>
    <w:rsid w:val="00F50CFC"/>
    <w:rsid w:val="00F51050"/>
    <w:rsid w:val="00F511A8"/>
    <w:rsid w:val="00F516BF"/>
    <w:rsid w:val="00F51754"/>
    <w:rsid w:val="00F51813"/>
    <w:rsid w:val="00F523B5"/>
    <w:rsid w:val="00F523E2"/>
    <w:rsid w:val="00F5242A"/>
    <w:rsid w:val="00F52439"/>
    <w:rsid w:val="00F5297B"/>
    <w:rsid w:val="00F52B7F"/>
    <w:rsid w:val="00F53039"/>
    <w:rsid w:val="00F5343F"/>
    <w:rsid w:val="00F535F2"/>
    <w:rsid w:val="00F53844"/>
    <w:rsid w:val="00F53CA7"/>
    <w:rsid w:val="00F53DAE"/>
    <w:rsid w:val="00F54244"/>
    <w:rsid w:val="00F54498"/>
    <w:rsid w:val="00F548DC"/>
    <w:rsid w:val="00F54949"/>
    <w:rsid w:val="00F554DA"/>
    <w:rsid w:val="00F55CA5"/>
    <w:rsid w:val="00F55F56"/>
    <w:rsid w:val="00F5697B"/>
    <w:rsid w:val="00F56C99"/>
    <w:rsid w:val="00F56F0A"/>
    <w:rsid w:val="00F57025"/>
    <w:rsid w:val="00F573F8"/>
    <w:rsid w:val="00F576C8"/>
    <w:rsid w:val="00F578A8"/>
    <w:rsid w:val="00F57A1A"/>
    <w:rsid w:val="00F57D23"/>
    <w:rsid w:val="00F57D38"/>
    <w:rsid w:val="00F57F4E"/>
    <w:rsid w:val="00F6082E"/>
    <w:rsid w:val="00F60E5D"/>
    <w:rsid w:val="00F60FA1"/>
    <w:rsid w:val="00F615DE"/>
    <w:rsid w:val="00F6199B"/>
    <w:rsid w:val="00F619CD"/>
    <w:rsid w:val="00F61C35"/>
    <w:rsid w:val="00F62089"/>
    <w:rsid w:val="00F62BCB"/>
    <w:rsid w:val="00F6389C"/>
    <w:rsid w:val="00F63982"/>
    <w:rsid w:val="00F648AF"/>
    <w:rsid w:val="00F65366"/>
    <w:rsid w:val="00F657AB"/>
    <w:rsid w:val="00F65B69"/>
    <w:rsid w:val="00F65BED"/>
    <w:rsid w:val="00F66821"/>
    <w:rsid w:val="00F669C6"/>
    <w:rsid w:val="00F66A74"/>
    <w:rsid w:val="00F6785B"/>
    <w:rsid w:val="00F67A67"/>
    <w:rsid w:val="00F67A93"/>
    <w:rsid w:val="00F67F51"/>
    <w:rsid w:val="00F711AA"/>
    <w:rsid w:val="00F71BC7"/>
    <w:rsid w:val="00F720B3"/>
    <w:rsid w:val="00F7217C"/>
    <w:rsid w:val="00F723EA"/>
    <w:rsid w:val="00F723FB"/>
    <w:rsid w:val="00F72A70"/>
    <w:rsid w:val="00F73049"/>
    <w:rsid w:val="00F736A4"/>
    <w:rsid w:val="00F73952"/>
    <w:rsid w:val="00F73A6E"/>
    <w:rsid w:val="00F74317"/>
    <w:rsid w:val="00F74350"/>
    <w:rsid w:val="00F74405"/>
    <w:rsid w:val="00F7461E"/>
    <w:rsid w:val="00F74F22"/>
    <w:rsid w:val="00F754A0"/>
    <w:rsid w:val="00F759D7"/>
    <w:rsid w:val="00F75BCB"/>
    <w:rsid w:val="00F75C8B"/>
    <w:rsid w:val="00F764D7"/>
    <w:rsid w:val="00F7690D"/>
    <w:rsid w:val="00F769E0"/>
    <w:rsid w:val="00F76CB8"/>
    <w:rsid w:val="00F76FAE"/>
    <w:rsid w:val="00F77034"/>
    <w:rsid w:val="00F77985"/>
    <w:rsid w:val="00F77F9A"/>
    <w:rsid w:val="00F805F2"/>
    <w:rsid w:val="00F80A9D"/>
    <w:rsid w:val="00F80E46"/>
    <w:rsid w:val="00F8122A"/>
    <w:rsid w:val="00F815B0"/>
    <w:rsid w:val="00F8210B"/>
    <w:rsid w:val="00F82C81"/>
    <w:rsid w:val="00F82FC7"/>
    <w:rsid w:val="00F837A1"/>
    <w:rsid w:val="00F838B3"/>
    <w:rsid w:val="00F83BCA"/>
    <w:rsid w:val="00F844DB"/>
    <w:rsid w:val="00F84905"/>
    <w:rsid w:val="00F84943"/>
    <w:rsid w:val="00F849F5"/>
    <w:rsid w:val="00F84CF0"/>
    <w:rsid w:val="00F84F5D"/>
    <w:rsid w:val="00F85673"/>
    <w:rsid w:val="00F87000"/>
    <w:rsid w:val="00F879CC"/>
    <w:rsid w:val="00F87A4B"/>
    <w:rsid w:val="00F87A78"/>
    <w:rsid w:val="00F900E2"/>
    <w:rsid w:val="00F902BF"/>
    <w:rsid w:val="00F90347"/>
    <w:rsid w:val="00F905FA"/>
    <w:rsid w:val="00F90C23"/>
    <w:rsid w:val="00F90F18"/>
    <w:rsid w:val="00F90F71"/>
    <w:rsid w:val="00F9139F"/>
    <w:rsid w:val="00F9198A"/>
    <w:rsid w:val="00F92409"/>
    <w:rsid w:val="00F926EB"/>
    <w:rsid w:val="00F9292A"/>
    <w:rsid w:val="00F929E1"/>
    <w:rsid w:val="00F92AFF"/>
    <w:rsid w:val="00F92D6A"/>
    <w:rsid w:val="00F92E09"/>
    <w:rsid w:val="00F935C5"/>
    <w:rsid w:val="00F9373F"/>
    <w:rsid w:val="00F93DE8"/>
    <w:rsid w:val="00F95528"/>
    <w:rsid w:val="00F95763"/>
    <w:rsid w:val="00F95922"/>
    <w:rsid w:val="00F95C23"/>
    <w:rsid w:val="00F95F32"/>
    <w:rsid w:val="00F9604C"/>
    <w:rsid w:val="00F961A5"/>
    <w:rsid w:val="00F963F7"/>
    <w:rsid w:val="00F96A07"/>
    <w:rsid w:val="00F96B82"/>
    <w:rsid w:val="00F96D7D"/>
    <w:rsid w:val="00F97322"/>
    <w:rsid w:val="00F9734D"/>
    <w:rsid w:val="00FA00A4"/>
    <w:rsid w:val="00FA0288"/>
    <w:rsid w:val="00FA0582"/>
    <w:rsid w:val="00FA093B"/>
    <w:rsid w:val="00FA0AD7"/>
    <w:rsid w:val="00FA0AE6"/>
    <w:rsid w:val="00FA2C5F"/>
    <w:rsid w:val="00FA2CF8"/>
    <w:rsid w:val="00FA2DA8"/>
    <w:rsid w:val="00FA3084"/>
    <w:rsid w:val="00FA31BA"/>
    <w:rsid w:val="00FA362A"/>
    <w:rsid w:val="00FA3652"/>
    <w:rsid w:val="00FA3B1D"/>
    <w:rsid w:val="00FA3FAA"/>
    <w:rsid w:val="00FA481B"/>
    <w:rsid w:val="00FA4C48"/>
    <w:rsid w:val="00FA4F04"/>
    <w:rsid w:val="00FA5061"/>
    <w:rsid w:val="00FA50C7"/>
    <w:rsid w:val="00FA5138"/>
    <w:rsid w:val="00FA5D10"/>
    <w:rsid w:val="00FA5D84"/>
    <w:rsid w:val="00FA6057"/>
    <w:rsid w:val="00FA62D3"/>
    <w:rsid w:val="00FA66C7"/>
    <w:rsid w:val="00FA6817"/>
    <w:rsid w:val="00FA6926"/>
    <w:rsid w:val="00FA6D16"/>
    <w:rsid w:val="00FA7163"/>
    <w:rsid w:val="00FA719F"/>
    <w:rsid w:val="00FA7F16"/>
    <w:rsid w:val="00FB0222"/>
    <w:rsid w:val="00FB02C7"/>
    <w:rsid w:val="00FB039D"/>
    <w:rsid w:val="00FB041C"/>
    <w:rsid w:val="00FB0A79"/>
    <w:rsid w:val="00FB0D0C"/>
    <w:rsid w:val="00FB129E"/>
    <w:rsid w:val="00FB12C8"/>
    <w:rsid w:val="00FB13B4"/>
    <w:rsid w:val="00FB15CD"/>
    <w:rsid w:val="00FB160C"/>
    <w:rsid w:val="00FB17D0"/>
    <w:rsid w:val="00FB19C8"/>
    <w:rsid w:val="00FB1A44"/>
    <w:rsid w:val="00FB25A4"/>
    <w:rsid w:val="00FB2E4D"/>
    <w:rsid w:val="00FB31C5"/>
    <w:rsid w:val="00FB3643"/>
    <w:rsid w:val="00FB3691"/>
    <w:rsid w:val="00FB3AB6"/>
    <w:rsid w:val="00FB3CB6"/>
    <w:rsid w:val="00FB3EF2"/>
    <w:rsid w:val="00FB4032"/>
    <w:rsid w:val="00FB47D7"/>
    <w:rsid w:val="00FB5332"/>
    <w:rsid w:val="00FB588F"/>
    <w:rsid w:val="00FB59AE"/>
    <w:rsid w:val="00FB5A11"/>
    <w:rsid w:val="00FB5DE7"/>
    <w:rsid w:val="00FB61C4"/>
    <w:rsid w:val="00FB6CAA"/>
    <w:rsid w:val="00FB6F99"/>
    <w:rsid w:val="00FB7411"/>
    <w:rsid w:val="00FC0362"/>
    <w:rsid w:val="00FC089A"/>
    <w:rsid w:val="00FC0A6E"/>
    <w:rsid w:val="00FC0B6F"/>
    <w:rsid w:val="00FC0DCF"/>
    <w:rsid w:val="00FC0FAD"/>
    <w:rsid w:val="00FC1C03"/>
    <w:rsid w:val="00FC28A1"/>
    <w:rsid w:val="00FC29E1"/>
    <w:rsid w:val="00FC2A7B"/>
    <w:rsid w:val="00FC2B97"/>
    <w:rsid w:val="00FC3481"/>
    <w:rsid w:val="00FC3E6A"/>
    <w:rsid w:val="00FC41DF"/>
    <w:rsid w:val="00FC4229"/>
    <w:rsid w:val="00FC45CC"/>
    <w:rsid w:val="00FC45FF"/>
    <w:rsid w:val="00FC4D0C"/>
    <w:rsid w:val="00FC5409"/>
    <w:rsid w:val="00FC57BA"/>
    <w:rsid w:val="00FC5B5C"/>
    <w:rsid w:val="00FC5C62"/>
    <w:rsid w:val="00FC63D7"/>
    <w:rsid w:val="00FC663B"/>
    <w:rsid w:val="00FC6E3D"/>
    <w:rsid w:val="00FC71C7"/>
    <w:rsid w:val="00FD0035"/>
    <w:rsid w:val="00FD165D"/>
    <w:rsid w:val="00FD1815"/>
    <w:rsid w:val="00FD1A67"/>
    <w:rsid w:val="00FD1F20"/>
    <w:rsid w:val="00FD235A"/>
    <w:rsid w:val="00FD29DE"/>
    <w:rsid w:val="00FD2AD0"/>
    <w:rsid w:val="00FD2BD9"/>
    <w:rsid w:val="00FD2C41"/>
    <w:rsid w:val="00FD31BC"/>
    <w:rsid w:val="00FD31DA"/>
    <w:rsid w:val="00FD3321"/>
    <w:rsid w:val="00FD367D"/>
    <w:rsid w:val="00FD38F3"/>
    <w:rsid w:val="00FD3BC1"/>
    <w:rsid w:val="00FD3EC0"/>
    <w:rsid w:val="00FD4C48"/>
    <w:rsid w:val="00FD500F"/>
    <w:rsid w:val="00FD5344"/>
    <w:rsid w:val="00FD5418"/>
    <w:rsid w:val="00FD5732"/>
    <w:rsid w:val="00FD5F1B"/>
    <w:rsid w:val="00FD5F9F"/>
    <w:rsid w:val="00FD6757"/>
    <w:rsid w:val="00FD6868"/>
    <w:rsid w:val="00FD6EE5"/>
    <w:rsid w:val="00FD701C"/>
    <w:rsid w:val="00FD71C3"/>
    <w:rsid w:val="00FD7222"/>
    <w:rsid w:val="00FD744B"/>
    <w:rsid w:val="00FD754F"/>
    <w:rsid w:val="00FD7C7F"/>
    <w:rsid w:val="00FE0210"/>
    <w:rsid w:val="00FE0AF2"/>
    <w:rsid w:val="00FE0CAD"/>
    <w:rsid w:val="00FE0DCE"/>
    <w:rsid w:val="00FE16FF"/>
    <w:rsid w:val="00FE1B56"/>
    <w:rsid w:val="00FE1FC3"/>
    <w:rsid w:val="00FE23FB"/>
    <w:rsid w:val="00FE2779"/>
    <w:rsid w:val="00FE2C90"/>
    <w:rsid w:val="00FE33E4"/>
    <w:rsid w:val="00FE37B5"/>
    <w:rsid w:val="00FE3EB7"/>
    <w:rsid w:val="00FE46CB"/>
    <w:rsid w:val="00FE46FF"/>
    <w:rsid w:val="00FE47AB"/>
    <w:rsid w:val="00FE4B7F"/>
    <w:rsid w:val="00FE4BE6"/>
    <w:rsid w:val="00FE5136"/>
    <w:rsid w:val="00FE59F1"/>
    <w:rsid w:val="00FE5BC7"/>
    <w:rsid w:val="00FE67D3"/>
    <w:rsid w:val="00FE767A"/>
    <w:rsid w:val="00FE77A1"/>
    <w:rsid w:val="00FE7815"/>
    <w:rsid w:val="00FE7886"/>
    <w:rsid w:val="00FF0203"/>
    <w:rsid w:val="00FF06B8"/>
    <w:rsid w:val="00FF168D"/>
    <w:rsid w:val="00FF169F"/>
    <w:rsid w:val="00FF1CA6"/>
    <w:rsid w:val="00FF2010"/>
    <w:rsid w:val="00FF26AA"/>
    <w:rsid w:val="00FF2960"/>
    <w:rsid w:val="00FF2CA7"/>
    <w:rsid w:val="00FF3509"/>
    <w:rsid w:val="00FF3B9B"/>
    <w:rsid w:val="00FF3BD9"/>
    <w:rsid w:val="00FF3E35"/>
    <w:rsid w:val="00FF416D"/>
    <w:rsid w:val="00FF46B8"/>
    <w:rsid w:val="00FF47EB"/>
    <w:rsid w:val="00FF49D2"/>
    <w:rsid w:val="00FF4EA8"/>
    <w:rsid w:val="00FF5537"/>
    <w:rsid w:val="00FF5838"/>
    <w:rsid w:val="00FF5CD4"/>
    <w:rsid w:val="00FF5EC4"/>
    <w:rsid w:val="00FF621D"/>
    <w:rsid w:val="00FF63DC"/>
    <w:rsid w:val="00FF6409"/>
    <w:rsid w:val="00FF647C"/>
    <w:rsid w:val="00FF6621"/>
    <w:rsid w:val="00FF6763"/>
    <w:rsid w:val="00FF6AB1"/>
    <w:rsid w:val="00FF6AE0"/>
    <w:rsid w:val="00FF7011"/>
    <w:rsid w:val="00FF7657"/>
    <w:rsid w:val="00FF77B9"/>
    <w:rsid w:val="00FF7813"/>
    <w:rsid w:val="00FF7DAB"/>
    <w:rsid w:val="01146F26"/>
    <w:rsid w:val="01314A53"/>
    <w:rsid w:val="01557431"/>
    <w:rsid w:val="01E72B9E"/>
    <w:rsid w:val="01F08A68"/>
    <w:rsid w:val="021253DE"/>
    <w:rsid w:val="026D6FB7"/>
    <w:rsid w:val="02790827"/>
    <w:rsid w:val="02A0A177"/>
    <w:rsid w:val="02A1E0DE"/>
    <w:rsid w:val="02B9A326"/>
    <w:rsid w:val="02EEC749"/>
    <w:rsid w:val="03713E05"/>
    <w:rsid w:val="04366597"/>
    <w:rsid w:val="043982A4"/>
    <w:rsid w:val="04D0841C"/>
    <w:rsid w:val="05758583"/>
    <w:rsid w:val="0595DBFB"/>
    <w:rsid w:val="05C33E24"/>
    <w:rsid w:val="05FEE291"/>
    <w:rsid w:val="061BBDBE"/>
    <w:rsid w:val="062984DC"/>
    <w:rsid w:val="064C948A"/>
    <w:rsid w:val="06613B55"/>
    <w:rsid w:val="06630587"/>
    <w:rsid w:val="06F34132"/>
    <w:rsid w:val="074DC3D1"/>
    <w:rsid w:val="078B98BC"/>
    <w:rsid w:val="0837B48F"/>
    <w:rsid w:val="084C508A"/>
    <w:rsid w:val="085155D2"/>
    <w:rsid w:val="085F3760"/>
    <w:rsid w:val="086B9433"/>
    <w:rsid w:val="08C00A58"/>
    <w:rsid w:val="08C3AB06"/>
    <w:rsid w:val="091829D6"/>
    <w:rsid w:val="0924FAF3"/>
    <w:rsid w:val="093A2D63"/>
    <w:rsid w:val="0967355C"/>
    <w:rsid w:val="096BAA38"/>
    <w:rsid w:val="098D8D64"/>
    <w:rsid w:val="09BC2843"/>
    <w:rsid w:val="0A0E4065"/>
    <w:rsid w:val="0A6EC15B"/>
    <w:rsid w:val="0A8A7A39"/>
    <w:rsid w:val="0A8D905C"/>
    <w:rsid w:val="0ACACBD0"/>
    <w:rsid w:val="0AF148ED"/>
    <w:rsid w:val="0B2D2494"/>
    <w:rsid w:val="0B525086"/>
    <w:rsid w:val="0B74725A"/>
    <w:rsid w:val="0BD31161"/>
    <w:rsid w:val="0C307EF9"/>
    <w:rsid w:val="0C7494FB"/>
    <w:rsid w:val="0CCE7A2D"/>
    <w:rsid w:val="0CD1E38D"/>
    <w:rsid w:val="0CD34406"/>
    <w:rsid w:val="0CE1A519"/>
    <w:rsid w:val="0D19702E"/>
    <w:rsid w:val="0D7770DB"/>
    <w:rsid w:val="0DF1A1F5"/>
    <w:rsid w:val="0E5E39A2"/>
    <w:rsid w:val="0E93E0EC"/>
    <w:rsid w:val="0EB5E513"/>
    <w:rsid w:val="0EDDAA33"/>
    <w:rsid w:val="0EE60996"/>
    <w:rsid w:val="0EFFB52C"/>
    <w:rsid w:val="0F03661B"/>
    <w:rsid w:val="0F65575D"/>
    <w:rsid w:val="0FC5F5E3"/>
    <w:rsid w:val="0FF96B1D"/>
    <w:rsid w:val="10534477"/>
    <w:rsid w:val="108E6047"/>
    <w:rsid w:val="1091127E"/>
    <w:rsid w:val="10952C3F"/>
    <w:rsid w:val="10C2E46E"/>
    <w:rsid w:val="10D53C00"/>
    <w:rsid w:val="117E351E"/>
    <w:rsid w:val="11C5031B"/>
    <w:rsid w:val="11CFBC8E"/>
    <w:rsid w:val="11E5FFFA"/>
    <w:rsid w:val="1257D4CD"/>
    <w:rsid w:val="125EB4CF"/>
    <w:rsid w:val="12A62E7B"/>
    <w:rsid w:val="12A8FFFD"/>
    <w:rsid w:val="12B8ED15"/>
    <w:rsid w:val="137C8581"/>
    <w:rsid w:val="1397E3D9"/>
    <w:rsid w:val="13DFFFDD"/>
    <w:rsid w:val="13E19E4B"/>
    <w:rsid w:val="14321706"/>
    <w:rsid w:val="144E1DA8"/>
    <w:rsid w:val="14B4E2D3"/>
    <w:rsid w:val="14FA7750"/>
    <w:rsid w:val="1511D32F"/>
    <w:rsid w:val="15E8D758"/>
    <w:rsid w:val="16BC1BE0"/>
    <w:rsid w:val="16DE0CDE"/>
    <w:rsid w:val="16F2FF26"/>
    <w:rsid w:val="176C68BA"/>
    <w:rsid w:val="17791780"/>
    <w:rsid w:val="17B8FA4E"/>
    <w:rsid w:val="1803E58A"/>
    <w:rsid w:val="18298F4F"/>
    <w:rsid w:val="1829BFCF"/>
    <w:rsid w:val="1838AC88"/>
    <w:rsid w:val="184264C1"/>
    <w:rsid w:val="187898D2"/>
    <w:rsid w:val="1991BDC5"/>
    <w:rsid w:val="1995A2EC"/>
    <w:rsid w:val="1A1482FB"/>
    <w:rsid w:val="1A7EB328"/>
    <w:rsid w:val="1AC2A4FA"/>
    <w:rsid w:val="1AD20336"/>
    <w:rsid w:val="1AE4C63F"/>
    <w:rsid w:val="1AEF8CEF"/>
    <w:rsid w:val="1B34771C"/>
    <w:rsid w:val="1B5CE042"/>
    <w:rsid w:val="1BAC85FB"/>
    <w:rsid w:val="1C4F147E"/>
    <w:rsid w:val="1C74DB67"/>
    <w:rsid w:val="1C7BE9C1"/>
    <w:rsid w:val="1C7FCA83"/>
    <w:rsid w:val="1CC8DA27"/>
    <w:rsid w:val="1CF6A49D"/>
    <w:rsid w:val="1D027570"/>
    <w:rsid w:val="1DA1C71E"/>
    <w:rsid w:val="1DB5F9B8"/>
    <w:rsid w:val="1DB6FBEC"/>
    <w:rsid w:val="1E12F023"/>
    <w:rsid w:val="1E16FCC5"/>
    <w:rsid w:val="1E21ABF6"/>
    <w:rsid w:val="1E4A9B57"/>
    <w:rsid w:val="1EFDDAFF"/>
    <w:rsid w:val="1F79D949"/>
    <w:rsid w:val="1F9DCD47"/>
    <w:rsid w:val="2029D603"/>
    <w:rsid w:val="20D1FDA2"/>
    <w:rsid w:val="21DED7BA"/>
    <w:rsid w:val="221CB948"/>
    <w:rsid w:val="22338CDF"/>
    <w:rsid w:val="223A772A"/>
    <w:rsid w:val="2251ED9C"/>
    <w:rsid w:val="22A8E2B1"/>
    <w:rsid w:val="230334D9"/>
    <w:rsid w:val="23759CD5"/>
    <w:rsid w:val="2481E9AC"/>
    <w:rsid w:val="24B3804B"/>
    <w:rsid w:val="24EECE2F"/>
    <w:rsid w:val="25393103"/>
    <w:rsid w:val="253B4710"/>
    <w:rsid w:val="254E22B1"/>
    <w:rsid w:val="2577ADA0"/>
    <w:rsid w:val="25B67763"/>
    <w:rsid w:val="25C8EFAE"/>
    <w:rsid w:val="26AB3675"/>
    <w:rsid w:val="2769DC49"/>
    <w:rsid w:val="277A49DD"/>
    <w:rsid w:val="277F2374"/>
    <w:rsid w:val="27EA8995"/>
    <w:rsid w:val="27F97456"/>
    <w:rsid w:val="280371A8"/>
    <w:rsid w:val="280F3E40"/>
    <w:rsid w:val="2838BD21"/>
    <w:rsid w:val="284CCCB7"/>
    <w:rsid w:val="2863A539"/>
    <w:rsid w:val="288B8D2B"/>
    <w:rsid w:val="28A530A5"/>
    <w:rsid w:val="28E760D0"/>
    <w:rsid w:val="29D57EC6"/>
    <w:rsid w:val="29ECC62B"/>
    <w:rsid w:val="2A312AB6"/>
    <w:rsid w:val="2A42A45F"/>
    <w:rsid w:val="2A7F5DFD"/>
    <w:rsid w:val="2AABF0C9"/>
    <w:rsid w:val="2AD9750D"/>
    <w:rsid w:val="2AE18F6E"/>
    <w:rsid w:val="2B3EA9E9"/>
    <w:rsid w:val="2B7426B4"/>
    <w:rsid w:val="2BCE4AE4"/>
    <w:rsid w:val="2C15C10D"/>
    <w:rsid w:val="2C23CB3B"/>
    <w:rsid w:val="2C90BCEC"/>
    <w:rsid w:val="2CB2E8C1"/>
    <w:rsid w:val="2CCE2BF7"/>
    <w:rsid w:val="2CE11CBA"/>
    <w:rsid w:val="2CEB1D65"/>
    <w:rsid w:val="2D51E0AC"/>
    <w:rsid w:val="2D56CB51"/>
    <w:rsid w:val="2D6C60C9"/>
    <w:rsid w:val="2D7FF41A"/>
    <w:rsid w:val="2D8517EE"/>
    <w:rsid w:val="2DC68784"/>
    <w:rsid w:val="2E4D5FF9"/>
    <w:rsid w:val="2E51A5A1"/>
    <w:rsid w:val="2E68065F"/>
    <w:rsid w:val="2EA6CFB5"/>
    <w:rsid w:val="2ED902CE"/>
    <w:rsid w:val="2F0BC709"/>
    <w:rsid w:val="2F67ABF6"/>
    <w:rsid w:val="2FA50C47"/>
    <w:rsid w:val="304A5389"/>
    <w:rsid w:val="308C350A"/>
    <w:rsid w:val="30F94B69"/>
    <w:rsid w:val="30F9C1B2"/>
    <w:rsid w:val="30FCF3CE"/>
    <w:rsid w:val="3129F0F9"/>
    <w:rsid w:val="318BD0F8"/>
    <w:rsid w:val="31DEB30C"/>
    <w:rsid w:val="31E3D182"/>
    <w:rsid w:val="322FC03A"/>
    <w:rsid w:val="3289886D"/>
    <w:rsid w:val="32D98CB3"/>
    <w:rsid w:val="32ECE867"/>
    <w:rsid w:val="33180BEA"/>
    <w:rsid w:val="331A66B7"/>
    <w:rsid w:val="333B9846"/>
    <w:rsid w:val="335DEAEB"/>
    <w:rsid w:val="3394052E"/>
    <w:rsid w:val="3422D74A"/>
    <w:rsid w:val="348D53F9"/>
    <w:rsid w:val="352B0622"/>
    <w:rsid w:val="354F8E04"/>
    <w:rsid w:val="35623683"/>
    <w:rsid w:val="35F5A65B"/>
    <w:rsid w:val="361FD460"/>
    <w:rsid w:val="3669A975"/>
    <w:rsid w:val="36860778"/>
    <w:rsid w:val="369F382A"/>
    <w:rsid w:val="36B5D397"/>
    <w:rsid w:val="36C438CD"/>
    <w:rsid w:val="36E3589B"/>
    <w:rsid w:val="370408DC"/>
    <w:rsid w:val="371B8464"/>
    <w:rsid w:val="375571AC"/>
    <w:rsid w:val="37962A24"/>
    <w:rsid w:val="37D3AA32"/>
    <w:rsid w:val="3813E4F0"/>
    <w:rsid w:val="3852B0A4"/>
    <w:rsid w:val="38B754C5"/>
    <w:rsid w:val="39592C41"/>
    <w:rsid w:val="39EC9AE4"/>
    <w:rsid w:val="3A810911"/>
    <w:rsid w:val="3A90E525"/>
    <w:rsid w:val="3AC55E73"/>
    <w:rsid w:val="3ACE3A11"/>
    <w:rsid w:val="3B0A1000"/>
    <w:rsid w:val="3B55FB91"/>
    <w:rsid w:val="3B7B50C8"/>
    <w:rsid w:val="3B7E00B8"/>
    <w:rsid w:val="3BEF27D2"/>
    <w:rsid w:val="3C15881D"/>
    <w:rsid w:val="3C3CD9CB"/>
    <w:rsid w:val="3D0BECBE"/>
    <w:rsid w:val="3D1466C5"/>
    <w:rsid w:val="3DB78567"/>
    <w:rsid w:val="3DD61CBB"/>
    <w:rsid w:val="3DE217D0"/>
    <w:rsid w:val="3DE8516C"/>
    <w:rsid w:val="3E427B0B"/>
    <w:rsid w:val="3E80F054"/>
    <w:rsid w:val="3E8771FA"/>
    <w:rsid w:val="3EA0E479"/>
    <w:rsid w:val="3EA7BD1F"/>
    <w:rsid w:val="3EAD31B1"/>
    <w:rsid w:val="3EB2C197"/>
    <w:rsid w:val="3EE39368"/>
    <w:rsid w:val="3F1E52A9"/>
    <w:rsid w:val="3F5C73AD"/>
    <w:rsid w:val="3FDF1A3F"/>
    <w:rsid w:val="4069AB21"/>
    <w:rsid w:val="407DD77D"/>
    <w:rsid w:val="40E21E7C"/>
    <w:rsid w:val="410DBD7D"/>
    <w:rsid w:val="41544612"/>
    <w:rsid w:val="41E7D7E8"/>
    <w:rsid w:val="421A3CDA"/>
    <w:rsid w:val="422DD85F"/>
    <w:rsid w:val="4249A017"/>
    <w:rsid w:val="43264DC1"/>
    <w:rsid w:val="43A59FBE"/>
    <w:rsid w:val="43D26A6F"/>
    <w:rsid w:val="43D594C9"/>
    <w:rsid w:val="44231F66"/>
    <w:rsid w:val="445A6AD8"/>
    <w:rsid w:val="448894D4"/>
    <w:rsid w:val="44AC3D16"/>
    <w:rsid w:val="44F645DE"/>
    <w:rsid w:val="452F2123"/>
    <w:rsid w:val="4580C3E6"/>
    <w:rsid w:val="45C8BD62"/>
    <w:rsid w:val="460E320F"/>
    <w:rsid w:val="4615C654"/>
    <w:rsid w:val="4631C63C"/>
    <w:rsid w:val="463C4B56"/>
    <w:rsid w:val="469C886F"/>
    <w:rsid w:val="46E90ADC"/>
    <w:rsid w:val="4703B23D"/>
    <w:rsid w:val="470C50DB"/>
    <w:rsid w:val="47434DA6"/>
    <w:rsid w:val="475B6AA3"/>
    <w:rsid w:val="4800AA51"/>
    <w:rsid w:val="4826BE6E"/>
    <w:rsid w:val="48484CA9"/>
    <w:rsid w:val="485B891D"/>
    <w:rsid w:val="489CF407"/>
    <w:rsid w:val="49086F97"/>
    <w:rsid w:val="490C7F67"/>
    <w:rsid w:val="4919B93A"/>
    <w:rsid w:val="495869E9"/>
    <w:rsid w:val="49740D0F"/>
    <w:rsid w:val="49A7607D"/>
    <w:rsid w:val="49C383A2"/>
    <w:rsid w:val="49E7E3C0"/>
    <w:rsid w:val="4A13F7F4"/>
    <w:rsid w:val="4A6C3349"/>
    <w:rsid w:val="4AD7D007"/>
    <w:rsid w:val="4AFEC00D"/>
    <w:rsid w:val="4B7550EC"/>
    <w:rsid w:val="4BB7D784"/>
    <w:rsid w:val="4BC6B1D7"/>
    <w:rsid w:val="4BF63163"/>
    <w:rsid w:val="4C03EE11"/>
    <w:rsid w:val="4C17647D"/>
    <w:rsid w:val="4CB8911F"/>
    <w:rsid w:val="4CE0E687"/>
    <w:rsid w:val="4CE791A9"/>
    <w:rsid w:val="4D5F2F96"/>
    <w:rsid w:val="4D8B4806"/>
    <w:rsid w:val="4D8F7FBA"/>
    <w:rsid w:val="4DDDC4F5"/>
    <w:rsid w:val="4E4E58A0"/>
    <w:rsid w:val="4E57D512"/>
    <w:rsid w:val="4E923532"/>
    <w:rsid w:val="4EE9DEC5"/>
    <w:rsid w:val="4F7C4E7B"/>
    <w:rsid w:val="4F977D74"/>
    <w:rsid w:val="50A5FB67"/>
    <w:rsid w:val="50D61F0B"/>
    <w:rsid w:val="50EDF7DB"/>
    <w:rsid w:val="512E6FE6"/>
    <w:rsid w:val="51C86E3B"/>
    <w:rsid w:val="521998CB"/>
    <w:rsid w:val="52486B49"/>
    <w:rsid w:val="525D0DD1"/>
    <w:rsid w:val="528CCF91"/>
    <w:rsid w:val="5294C7BB"/>
    <w:rsid w:val="52B2BAF9"/>
    <w:rsid w:val="52DD1D28"/>
    <w:rsid w:val="5319DC3D"/>
    <w:rsid w:val="53837867"/>
    <w:rsid w:val="5387A036"/>
    <w:rsid w:val="54086D15"/>
    <w:rsid w:val="5466BF5B"/>
    <w:rsid w:val="5475C946"/>
    <w:rsid w:val="54BCD25F"/>
    <w:rsid w:val="54E20D0F"/>
    <w:rsid w:val="54FC1142"/>
    <w:rsid w:val="5564746C"/>
    <w:rsid w:val="55B74954"/>
    <w:rsid w:val="56323556"/>
    <w:rsid w:val="5640C14F"/>
    <w:rsid w:val="5661EE88"/>
    <w:rsid w:val="566A21F1"/>
    <w:rsid w:val="579A396B"/>
    <w:rsid w:val="5806A5C0"/>
    <w:rsid w:val="58381835"/>
    <w:rsid w:val="584A708D"/>
    <w:rsid w:val="586FB35A"/>
    <w:rsid w:val="58B035ED"/>
    <w:rsid w:val="58B0C945"/>
    <w:rsid w:val="594CA79A"/>
    <w:rsid w:val="5959993D"/>
    <w:rsid w:val="5966EFBD"/>
    <w:rsid w:val="59AF50BA"/>
    <w:rsid w:val="5A49DFD4"/>
    <w:rsid w:val="5A9A9B9D"/>
    <w:rsid w:val="5B324D10"/>
    <w:rsid w:val="5BA6C31F"/>
    <w:rsid w:val="5C343112"/>
    <w:rsid w:val="5C761F0B"/>
    <w:rsid w:val="5CB3F453"/>
    <w:rsid w:val="5D18B92A"/>
    <w:rsid w:val="5DE136F4"/>
    <w:rsid w:val="5DE6A8E6"/>
    <w:rsid w:val="5E5A14E9"/>
    <w:rsid w:val="5EFC46EA"/>
    <w:rsid w:val="5F674AA1"/>
    <w:rsid w:val="5F98FE03"/>
    <w:rsid w:val="5FB7891F"/>
    <w:rsid w:val="5FF5E54A"/>
    <w:rsid w:val="60F53C20"/>
    <w:rsid w:val="612D6F14"/>
    <w:rsid w:val="6169159F"/>
    <w:rsid w:val="617B9412"/>
    <w:rsid w:val="61949112"/>
    <w:rsid w:val="61AD8724"/>
    <w:rsid w:val="61B8E676"/>
    <w:rsid w:val="61D06FC1"/>
    <w:rsid w:val="621F38D5"/>
    <w:rsid w:val="627F4DD3"/>
    <w:rsid w:val="62811C5A"/>
    <w:rsid w:val="62C3121F"/>
    <w:rsid w:val="62DC5DF7"/>
    <w:rsid w:val="62E6B379"/>
    <w:rsid w:val="630F254D"/>
    <w:rsid w:val="63AE38B3"/>
    <w:rsid w:val="64397B46"/>
    <w:rsid w:val="64A572B8"/>
    <w:rsid w:val="64BB28D3"/>
    <w:rsid w:val="64DAF821"/>
    <w:rsid w:val="650A0083"/>
    <w:rsid w:val="65138E41"/>
    <w:rsid w:val="653CE727"/>
    <w:rsid w:val="653F1BD0"/>
    <w:rsid w:val="659C037D"/>
    <w:rsid w:val="65C0E957"/>
    <w:rsid w:val="65C17151"/>
    <w:rsid w:val="66144597"/>
    <w:rsid w:val="66394281"/>
    <w:rsid w:val="666FADF6"/>
    <w:rsid w:val="6685FD73"/>
    <w:rsid w:val="66BA2D17"/>
    <w:rsid w:val="66E5109D"/>
    <w:rsid w:val="6711A1ED"/>
    <w:rsid w:val="671E8C29"/>
    <w:rsid w:val="67475321"/>
    <w:rsid w:val="67481468"/>
    <w:rsid w:val="677BE72C"/>
    <w:rsid w:val="679DC142"/>
    <w:rsid w:val="67DB0E8C"/>
    <w:rsid w:val="6807B49D"/>
    <w:rsid w:val="6812B6C0"/>
    <w:rsid w:val="681CC8A8"/>
    <w:rsid w:val="682C5ABE"/>
    <w:rsid w:val="684F7895"/>
    <w:rsid w:val="68C79BC6"/>
    <w:rsid w:val="68D99D5E"/>
    <w:rsid w:val="68DEA338"/>
    <w:rsid w:val="6906C763"/>
    <w:rsid w:val="693FDA01"/>
    <w:rsid w:val="6981CD80"/>
    <w:rsid w:val="69B6D651"/>
    <w:rsid w:val="6A109E84"/>
    <w:rsid w:val="6A185939"/>
    <w:rsid w:val="6A3BE808"/>
    <w:rsid w:val="6A9F8BED"/>
    <w:rsid w:val="6AB636CA"/>
    <w:rsid w:val="6B26E91A"/>
    <w:rsid w:val="6B3C8CDB"/>
    <w:rsid w:val="6B88731F"/>
    <w:rsid w:val="6B8B02D5"/>
    <w:rsid w:val="6C73DFDB"/>
    <w:rsid w:val="6CDBDA7B"/>
    <w:rsid w:val="6D13AEA7"/>
    <w:rsid w:val="6D1C7230"/>
    <w:rsid w:val="6D24CAD5"/>
    <w:rsid w:val="6D638B6B"/>
    <w:rsid w:val="6DD3F38C"/>
    <w:rsid w:val="6DDA4674"/>
    <w:rsid w:val="6DDF3FB4"/>
    <w:rsid w:val="6E24A044"/>
    <w:rsid w:val="6E2D10F4"/>
    <w:rsid w:val="6E2D30D0"/>
    <w:rsid w:val="6E30E038"/>
    <w:rsid w:val="6E82BF90"/>
    <w:rsid w:val="6E871475"/>
    <w:rsid w:val="6EC09B36"/>
    <w:rsid w:val="6EE12FDD"/>
    <w:rsid w:val="6F566584"/>
    <w:rsid w:val="6F7C3879"/>
    <w:rsid w:val="6FC1B67E"/>
    <w:rsid w:val="6FF9FC2A"/>
    <w:rsid w:val="7078FC25"/>
    <w:rsid w:val="70F63B53"/>
    <w:rsid w:val="713F29BC"/>
    <w:rsid w:val="71DEDDA8"/>
    <w:rsid w:val="72045AB2"/>
    <w:rsid w:val="7231287B"/>
    <w:rsid w:val="724FD128"/>
    <w:rsid w:val="72FC86B0"/>
    <w:rsid w:val="7304515B"/>
    <w:rsid w:val="73819A9E"/>
    <w:rsid w:val="7387AA96"/>
    <w:rsid w:val="73E22881"/>
    <w:rsid w:val="74044C93"/>
    <w:rsid w:val="744768CE"/>
    <w:rsid w:val="74CDEDC3"/>
    <w:rsid w:val="74D724B9"/>
    <w:rsid w:val="751012F8"/>
    <w:rsid w:val="757B48D3"/>
    <w:rsid w:val="758CB17C"/>
    <w:rsid w:val="75F46AF2"/>
    <w:rsid w:val="75F50886"/>
    <w:rsid w:val="761DE4CA"/>
    <w:rsid w:val="76234333"/>
    <w:rsid w:val="7654F897"/>
    <w:rsid w:val="7669BF96"/>
    <w:rsid w:val="76F90A05"/>
    <w:rsid w:val="770546E8"/>
    <w:rsid w:val="77474B79"/>
    <w:rsid w:val="77B9CA40"/>
    <w:rsid w:val="77E26114"/>
    <w:rsid w:val="78073FA2"/>
    <w:rsid w:val="780BD615"/>
    <w:rsid w:val="78108050"/>
    <w:rsid w:val="7828ACBA"/>
    <w:rsid w:val="787CCC3B"/>
    <w:rsid w:val="788A29FA"/>
    <w:rsid w:val="78B30308"/>
    <w:rsid w:val="78C80924"/>
    <w:rsid w:val="792ED6C9"/>
    <w:rsid w:val="793421D2"/>
    <w:rsid w:val="7960C008"/>
    <w:rsid w:val="79E889F5"/>
    <w:rsid w:val="7A6756C5"/>
    <w:rsid w:val="7AEC80C0"/>
    <w:rsid w:val="7BB157D8"/>
    <w:rsid w:val="7BBC2128"/>
    <w:rsid w:val="7BC1C961"/>
    <w:rsid w:val="7BD90C92"/>
    <w:rsid w:val="7CA616EA"/>
    <w:rsid w:val="7CD1B2F7"/>
    <w:rsid w:val="7CE35324"/>
    <w:rsid w:val="7CE3B490"/>
    <w:rsid w:val="7CF89772"/>
    <w:rsid w:val="7CFB0AC1"/>
    <w:rsid w:val="7D6CBD97"/>
    <w:rsid w:val="7D83FC6E"/>
    <w:rsid w:val="7D8F0A05"/>
    <w:rsid w:val="7D97C361"/>
    <w:rsid w:val="7DA9BAD6"/>
    <w:rsid w:val="7DD1C136"/>
    <w:rsid w:val="7DD560F1"/>
    <w:rsid w:val="7DFEDAEE"/>
    <w:rsid w:val="7E3F22E2"/>
    <w:rsid w:val="7E8E9597"/>
    <w:rsid w:val="7EA0F727"/>
    <w:rsid w:val="7F36A65D"/>
    <w:rsid w:val="7F62B61B"/>
    <w:rsid w:val="7FB8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237E"/>
  <w15:docId w15:val="{0C260164-61F3-4B40-AE61-0F113D63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E41"/>
    <w:rPr>
      <w:sz w:val="24"/>
      <w:lang w:val="en-US"/>
    </w:rPr>
  </w:style>
  <w:style w:type="paragraph" w:styleId="Heading1">
    <w:name w:val="heading 1"/>
    <w:basedOn w:val="Normal"/>
    <w:next w:val="Normal"/>
    <w:qFormat/>
    <w:rsid w:val="00515995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15995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515995"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qFormat/>
    <w:rsid w:val="000C4C59"/>
    <w:pPr>
      <w:keepNext/>
      <w:jc w:val="right"/>
      <w:outlineLvl w:val="3"/>
    </w:pPr>
    <w:rPr>
      <w:rFonts w:ascii="Arial" w:hAnsi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1599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353E4"/>
  </w:style>
  <w:style w:type="paragraph" w:customStyle="1" w:styleId="zKopfzeile">
    <w:name w:val="z Kopfzeile"/>
    <w:basedOn w:val="Normal"/>
    <w:rsid w:val="000C4C59"/>
    <w:pPr>
      <w:widowControl w:val="0"/>
      <w:tabs>
        <w:tab w:val="left" w:pos="1440"/>
      </w:tabs>
      <w:adjustRightInd w:val="0"/>
      <w:spacing w:after="60"/>
      <w:textAlignment w:val="baseline"/>
    </w:pPr>
    <w:rPr>
      <w:rFonts w:ascii="BISans" w:hAnsi="BISans"/>
      <w:color w:val="808080"/>
      <w:sz w:val="20"/>
      <w:lang w:val="en-GB"/>
    </w:rPr>
  </w:style>
  <w:style w:type="paragraph" w:styleId="BalloonText">
    <w:name w:val="Balloon Text"/>
    <w:basedOn w:val="Normal"/>
    <w:semiHidden/>
    <w:rsid w:val="000C4C59"/>
    <w:rPr>
      <w:rFonts w:ascii="Tahoma" w:hAnsi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58B3"/>
    <w:rPr>
      <w:sz w:val="16"/>
      <w:szCs w:val="16"/>
    </w:rPr>
  </w:style>
  <w:style w:type="paragraph" w:styleId="CommentText">
    <w:name w:val="annotation text"/>
    <w:basedOn w:val="Normal"/>
    <w:semiHidden/>
    <w:rsid w:val="00C658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658B3"/>
    <w:rPr>
      <w:b/>
      <w:bCs/>
    </w:rPr>
  </w:style>
  <w:style w:type="paragraph" w:customStyle="1" w:styleId="Char2">
    <w:name w:val="Char2"/>
    <w:basedOn w:val="Normal"/>
    <w:semiHidden/>
    <w:rsid w:val="00320E04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D05A05"/>
    <w:pPr>
      <w:ind w:left="720"/>
      <w:contextualSpacing/>
    </w:pPr>
  </w:style>
  <w:style w:type="paragraph" w:styleId="NormalWeb">
    <w:name w:val="Normal (Web)"/>
    <w:basedOn w:val="Normal"/>
    <w:uiPriority w:val="99"/>
    <w:rsid w:val="00BD1DBA"/>
    <w:pPr>
      <w:spacing w:before="100" w:beforeAutospacing="1" w:after="100" w:afterAutospacing="1"/>
    </w:pPr>
    <w:rPr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047F"/>
  </w:style>
  <w:style w:type="character" w:customStyle="1" w:styleId="DateChar">
    <w:name w:val="Date Char"/>
    <w:basedOn w:val="DefaultParagraphFont"/>
    <w:link w:val="Date"/>
    <w:uiPriority w:val="99"/>
    <w:semiHidden/>
    <w:rsid w:val="006A047F"/>
    <w:rPr>
      <w:sz w:val="24"/>
    </w:rPr>
  </w:style>
  <w:style w:type="table" w:styleId="TableGrid">
    <w:name w:val="Table Grid"/>
    <w:basedOn w:val="TableNormal"/>
    <w:uiPriority w:val="59"/>
    <w:rsid w:val="005879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73F6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63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1592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D57D2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13EE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945DE"/>
  </w:style>
  <w:style w:type="character" w:customStyle="1" w:styleId="eop">
    <w:name w:val="eop"/>
    <w:basedOn w:val="DefaultParagraphFont"/>
    <w:rsid w:val="008945DE"/>
  </w:style>
  <w:style w:type="character" w:customStyle="1" w:styleId="ui-provider">
    <w:name w:val="ui-provider"/>
    <w:basedOn w:val="DefaultParagraphFont"/>
    <w:rsid w:val="008D30EC"/>
  </w:style>
  <w:style w:type="character" w:styleId="UnresolvedMention">
    <w:name w:val="Unresolved Mention"/>
    <w:basedOn w:val="DefaultParagraphFont"/>
    <w:uiPriority w:val="99"/>
    <w:semiHidden/>
    <w:unhideWhenUsed/>
    <w:rsid w:val="00F9139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A41D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079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8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2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68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469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167">
          <w:marLeft w:val="53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89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8988128-37ab-443d-bda8-e0f28155c68c">
      <UserInfo>
        <DisplayName>Lu,Dr.,Jiaqi (HP Medicine) BII-CN-S</DisplayName>
        <AccountId>7</AccountId>
        <AccountType/>
      </UserInfo>
      <UserInfo>
        <DisplayName>Han,Keri (HP Medicine) BII-CN-S</DisplayName>
        <AccountId>180</AccountId>
        <AccountType/>
      </UserInfo>
      <UserInfo>
        <DisplayName>Liang,Dr.,Hongzi (HP Medicine) BII-CN-S</DisplayName>
        <AccountId>215</AccountId>
        <AccountType/>
      </UserInfo>
      <UserInfo>
        <DisplayName>Dai,Dr.,Chris (HP Medicine) BII-CN-S</DisplayName>
        <AccountId>112</AccountId>
        <AccountType/>
      </UserInfo>
      <UserInfo>
        <DisplayName>Zhu,Julia (HP Medicine) BII-CN-S</DisplayName>
        <AccountId>46</AccountId>
        <AccountType/>
      </UserInfo>
      <UserInfo>
        <DisplayName>Li,Yuting (HP Medicine) BII-CN-S</DisplayName>
        <AccountId>86</AccountId>
        <AccountType/>
      </UserInfo>
    </SharedWithUsers>
    <lcf76f155ced4ddcb4097134ff3c332f xmlns="abec3d6c-dc49-43d8-9f5f-fe75434a2497">
      <Terms xmlns="http://schemas.microsoft.com/office/infopath/2007/PartnerControls"/>
    </lcf76f155ced4ddcb4097134ff3c332f>
    <TaxCatchAll xmlns="e47812bf-c8f0-415c-9dc6-7565947257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42DF3D1D04D43AAE539FB642C880D" ma:contentTypeVersion="19" ma:contentTypeDescription="Create a new document." ma:contentTypeScope="" ma:versionID="216cf6b9bc403f004b8b7e86d8e72cfc">
  <xsd:schema xmlns:xsd="http://www.w3.org/2001/XMLSchema" xmlns:xs="http://www.w3.org/2001/XMLSchema" xmlns:p="http://schemas.microsoft.com/office/2006/metadata/properties" xmlns:ns2="abec3d6c-dc49-43d8-9f5f-fe75434a2497" xmlns:ns3="38988128-37ab-443d-bda8-e0f28155c68c" xmlns:ns4="e47812bf-c8f0-415c-9dc6-756594725798" targetNamespace="http://schemas.microsoft.com/office/2006/metadata/properties" ma:root="true" ma:fieldsID="22e1a6cbe640582aedff401e2d7c7a09" ns2:_="" ns3:_="" ns4:_="">
    <xsd:import namespace="abec3d6c-dc49-43d8-9f5f-fe75434a2497"/>
    <xsd:import namespace="38988128-37ab-443d-bda8-e0f28155c68c"/>
    <xsd:import namespace="e47812bf-c8f0-415c-9dc6-756594725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c3d6c-dc49-43d8-9f5f-fe75434a2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8f3110-b2b7-48bc-b5f0-a137367be0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88128-37ab-443d-bda8-e0f28155c6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812bf-c8f0-415c-9dc6-75659472579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89bc802-be5d-4ad1-8fa5-936a0ef32c64}" ma:internalName="TaxCatchAll" ma:showField="CatchAllData" ma:web="38988128-37ab-443d-bda8-e0f28155c6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0EA2F-169A-45B0-9F5F-6521758BB5F1}">
  <ds:schemaRefs>
    <ds:schemaRef ds:uri="http://schemas.microsoft.com/office/2006/metadata/properties"/>
    <ds:schemaRef ds:uri="http://schemas.microsoft.com/office/infopath/2007/PartnerControls"/>
    <ds:schemaRef ds:uri="545a336c-45ba-4242-ba8b-2a24159e5b92"/>
  </ds:schemaRefs>
</ds:datastoreItem>
</file>

<file path=customXml/itemProps2.xml><?xml version="1.0" encoding="utf-8"?>
<ds:datastoreItem xmlns:ds="http://schemas.openxmlformats.org/officeDocument/2006/customXml" ds:itemID="{FF0E0B85-3BB8-4C6D-A8CA-F550512D2E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42E49B-5AF2-4A6F-8B19-3F976E2D10EC}"/>
</file>

<file path=customXml/itemProps4.xml><?xml version="1.0" encoding="utf-8"?>
<ds:datastoreItem xmlns:ds="http://schemas.openxmlformats.org/officeDocument/2006/customXml" ds:itemID="{252F4E18-9B1C-48A7-93F6-C35BAAC3CA5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535</Words>
  <Characters>3053</Characters>
  <Application>Microsoft Office Word</Application>
  <DocSecurity>0</DocSecurity>
  <Lines>25</Lines>
  <Paragraphs>7</Paragraphs>
  <ScaleCrop>false</ScaleCrop>
  <Company>Boehringer Ingelheim</Company>
  <LinksUpToDate>false</LinksUpToDate>
  <CharactersWithSpaces>3581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Dai,Dr.,Chris (HP Medicine) BII-CN-S</dc:creator>
  <cp:keywords/>
  <cp:lastModifiedBy>Li,Yuting (HP Medicine) BII-CN-S</cp:lastModifiedBy>
  <cp:revision>1528</cp:revision>
  <cp:lastPrinted>2025-05-27T09:23:00Z</cp:lastPrinted>
  <dcterms:created xsi:type="dcterms:W3CDTF">2024-08-02T17:12:00Z</dcterms:created>
  <dcterms:modified xsi:type="dcterms:W3CDTF">2025-05-27T09:52:00Z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tionZeichnung">
    <vt:bool>true</vt:bool>
  </property>
  <property fmtid="{D5CDD505-2E9C-101B-9397-08002B2CF9AE}" pid="3" name="_NewReviewCycle">
    <vt:lpwstr/>
  </property>
  <property fmtid="{D5CDD505-2E9C-101B-9397-08002B2CF9AE}" pid="4" name="ContentTypeId">
    <vt:lpwstr>0x010100B9242DF3D1D04D43AAE539FB642C880D</vt:lpwstr>
  </property>
</Properties>
</file>